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65BE" w:rsidRDefault="00D965BE" w:rsidP="00495F93">
      <w:pPr>
        <w:pStyle w:val="Subtitle"/>
      </w:pPr>
    </w:p>
    <w:p w:rsidR="00F96953" w:rsidRPr="00495F93" w:rsidRDefault="002C6A8C" w:rsidP="00753D6D">
      <w:pPr>
        <w:pStyle w:val="Title"/>
        <w:rPr>
          <w:rFonts w:ascii="Eurostile Next LT Pro" w:hAnsi="Eurostile Next LT Pro"/>
          <w:b/>
          <w:color w:val="262626" w:themeColor="text1" w:themeTint="D9"/>
          <w:sz w:val="80"/>
          <w:szCs w:val="80"/>
        </w:rPr>
        <w:sectPr w:rsidR="00F96953" w:rsidRPr="00495F93" w:rsidSect="00E613C0">
          <w:headerReference w:type="default" r:id="rId8"/>
          <w:footerReference w:type="default" r:id="rId9"/>
          <w:headerReference w:type="first" r:id="rId10"/>
          <w:pgSz w:w="12240" w:h="15840"/>
          <w:pgMar w:top="1440" w:right="1440" w:bottom="1440" w:left="1440" w:header="720" w:footer="720" w:gutter="0"/>
          <w:cols w:space="720"/>
          <w:vAlign w:val="center"/>
          <w:titlePg/>
          <w:docGrid w:linePitch="360"/>
        </w:sectPr>
      </w:pPr>
      <w:r>
        <w:rPr>
          <w:noProof/>
        </w:rPr>
        <mc:AlternateContent>
          <mc:Choice Requires="wps">
            <w:drawing>
              <wp:anchor distT="0" distB="0" distL="114300" distR="114300" simplePos="0" relativeHeight="251659264" behindDoc="0" locked="0" layoutInCell="1" allowOverlap="1" wp14:anchorId="623DAF02" wp14:editId="736FBE22">
                <wp:simplePos x="0" y="0"/>
                <wp:positionH relativeFrom="margin">
                  <wp:posOffset>-609600</wp:posOffset>
                </wp:positionH>
                <wp:positionV relativeFrom="paragraph">
                  <wp:posOffset>4221480</wp:posOffset>
                </wp:positionV>
                <wp:extent cx="7019925" cy="1828800"/>
                <wp:effectExtent l="0" t="0" r="0" b="8255"/>
                <wp:wrapNone/>
                <wp:docPr id="15" name="Text Box 15"/>
                <wp:cNvGraphicFramePr/>
                <a:graphic xmlns:a="http://schemas.openxmlformats.org/drawingml/2006/main">
                  <a:graphicData uri="http://schemas.microsoft.com/office/word/2010/wordprocessingShape">
                    <wps:wsp>
                      <wps:cNvSpPr txBox="1"/>
                      <wps:spPr>
                        <a:xfrm>
                          <a:off x="0" y="0"/>
                          <a:ext cx="7019925" cy="1828800"/>
                        </a:xfrm>
                        <a:prstGeom prst="rect">
                          <a:avLst/>
                        </a:prstGeom>
                        <a:noFill/>
                        <a:ln>
                          <a:noFill/>
                        </a:ln>
                      </wps:spPr>
                      <wps:txbx>
                        <w:txbxContent>
                          <w:p w:rsidR="002C6A8C" w:rsidRPr="00BB1B9B" w:rsidRDefault="002C6A8C" w:rsidP="002C6A8C">
                            <w:pPr>
                              <w:pStyle w:val="Title"/>
                              <w:rPr>
                                <w:noProof/>
                                <w:color w:val="000000" w:themeColor="text1"/>
                                <w:spacing w:val="0"/>
                                <w:sz w:val="72"/>
                                <w:szCs w:val="72"/>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pacing w:val="0"/>
                                <w:sz w:val="72"/>
                                <w:szCs w:val="72"/>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 Game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23DAF02" id="_x0000_t202" coordsize="21600,21600" o:spt="202" path="m,l,21600r21600,l21600,xe">
                <v:stroke joinstyle="miter"/>
                <v:path gradientshapeok="t" o:connecttype="rect"/>
              </v:shapetype>
              <v:shape id="Text Box 15" o:spid="_x0000_s1026" type="#_x0000_t202" style="position:absolute;left:0;text-align:left;margin-left:-48pt;margin-top:332.4pt;width:552.75pt;height:2in;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" filled="f" stroked="f">
                <v:textbox style="mso-fit-shape-to-text:t">
                  <w:txbxContent>
                    <w:p w:rsidR="002C6A8C" w:rsidRPr="00BB1B9B" w:rsidRDefault="002C6A8C" w:rsidP="002C6A8C">
                      <w:pPr>
                        <w:pStyle w:val="Title"/>
                        <w:rPr>
                          <w:noProof/>
                          <w:color w:val="000000" w:themeColor="text1"/>
                          <w:spacing w:val="0"/>
                          <w:sz w:val="72"/>
                          <w:szCs w:val="72"/>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pacing w:val="0"/>
                          <w:sz w:val="72"/>
                          <w:szCs w:val="72"/>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 Game Design</w:t>
                      </w:r>
                    </w:p>
                  </w:txbxContent>
                </v:textbox>
                <w10:wrap anchorx="margin"/>
              </v:shape>
            </w:pict>
          </mc:Fallback>
        </mc:AlternateContent>
      </w:r>
      <w:r w:rsidR="00495F93">
        <w:rPr>
          <w:noProof/>
        </w:rPr>
        <w:drawing>
          <wp:inline distT="0" distB="0" distL="0" distR="0" wp14:anchorId="74A55C2E" wp14:editId="06CE47B3">
            <wp:extent cx="5784041" cy="72300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real_Engine_logo_and_wordmar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4041" cy="7230052"/>
                    </a:xfrm>
                    <a:prstGeom prst="rect">
                      <a:avLst/>
                    </a:prstGeom>
                  </pic:spPr>
                </pic:pic>
              </a:graphicData>
            </a:graphic>
          </wp:inline>
        </w:drawing>
      </w:r>
    </w:p>
    <w:sdt>
      <w:sdtPr>
        <w:rPr>
          <w:rFonts w:asciiTheme="minorHAnsi" w:hAnsiTheme="minorHAnsi" w:cstheme="minorBidi"/>
          <w:sz w:val="22"/>
          <w:szCs w:val="22"/>
        </w:rPr>
        <w:id w:val="1930928658"/>
        <w:docPartObj>
          <w:docPartGallery w:val="Table of Contents"/>
          <w:docPartUnique/>
        </w:docPartObj>
      </w:sdtPr>
      <w:sdtEndPr>
        <w:rPr>
          <w:b/>
          <w:bCs/>
          <w:noProof/>
        </w:rPr>
      </w:sdtEndPr>
      <w:sdtContent>
        <w:p w:rsidR="00116FBA" w:rsidRPr="00713710" w:rsidRDefault="00116FBA" w:rsidP="005C2EFC">
          <w:pPr>
            <w:pStyle w:val="TOCHeading"/>
          </w:pPr>
          <w:r w:rsidRPr="00713710">
            <w:t>Contents</w:t>
          </w:r>
        </w:p>
        <w:p w:rsidR="00C81D0B" w:rsidRDefault="00116FB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6741905" w:history="1">
            <w:r w:rsidR="00C81D0B" w:rsidRPr="00DB24FC">
              <w:rPr>
                <w:rStyle w:val="Hyperlink"/>
                <w:noProof/>
              </w:rPr>
              <w:t>Overview</w:t>
            </w:r>
            <w:r w:rsidR="00C81D0B">
              <w:rPr>
                <w:noProof/>
                <w:webHidden/>
              </w:rPr>
              <w:tab/>
            </w:r>
            <w:r w:rsidR="00C81D0B">
              <w:rPr>
                <w:noProof/>
                <w:webHidden/>
              </w:rPr>
              <w:fldChar w:fldCharType="begin"/>
            </w:r>
            <w:r w:rsidR="00C81D0B">
              <w:rPr>
                <w:noProof/>
                <w:webHidden/>
              </w:rPr>
              <w:instrText xml:space="preserve"> PAGEREF _Toc506741905 \h </w:instrText>
            </w:r>
            <w:r w:rsidR="00C81D0B">
              <w:rPr>
                <w:noProof/>
                <w:webHidden/>
              </w:rPr>
            </w:r>
            <w:r w:rsidR="00C81D0B">
              <w:rPr>
                <w:noProof/>
                <w:webHidden/>
              </w:rPr>
              <w:fldChar w:fldCharType="separate"/>
            </w:r>
            <w:r w:rsidR="00C81D0B">
              <w:rPr>
                <w:noProof/>
                <w:webHidden/>
              </w:rPr>
              <w:t>3</w:t>
            </w:r>
            <w:r w:rsidR="00C81D0B">
              <w:rPr>
                <w:noProof/>
                <w:webHidden/>
              </w:rPr>
              <w:fldChar w:fldCharType="end"/>
            </w:r>
          </w:hyperlink>
        </w:p>
        <w:p w:rsidR="00C81D0B" w:rsidRDefault="00882F43">
          <w:pPr>
            <w:pStyle w:val="TOC2"/>
            <w:tabs>
              <w:tab w:val="right" w:leader="dot" w:pos="9350"/>
            </w:tabs>
            <w:rPr>
              <w:rFonts w:eastAsiaTheme="minorEastAsia"/>
              <w:noProof/>
            </w:rPr>
          </w:pPr>
          <w:hyperlink w:anchor="_Toc506741906" w:history="1">
            <w:r w:rsidR="00C81D0B" w:rsidRPr="00DB24FC">
              <w:rPr>
                <w:rStyle w:val="Hyperlink"/>
                <w:noProof/>
              </w:rPr>
              <w:t>1.1. Core Concepts</w:t>
            </w:r>
            <w:r w:rsidR="00C81D0B">
              <w:rPr>
                <w:noProof/>
                <w:webHidden/>
              </w:rPr>
              <w:tab/>
            </w:r>
            <w:r w:rsidR="00C81D0B">
              <w:rPr>
                <w:noProof/>
                <w:webHidden/>
              </w:rPr>
              <w:fldChar w:fldCharType="begin"/>
            </w:r>
            <w:r w:rsidR="00C81D0B">
              <w:rPr>
                <w:noProof/>
                <w:webHidden/>
              </w:rPr>
              <w:instrText xml:space="preserve"> PAGEREF _Toc506741906 \h </w:instrText>
            </w:r>
            <w:r w:rsidR="00C81D0B">
              <w:rPr>
                <w:noProof/>
                <w:webHidden/>
              </w:rPr>
            </w:r>
            <w:r w:rsidR="00C81D0B">
              <w:rPr>
                <w:noProof/>
                <w:webHidden/>
              </w:rPr>
              <w:fldChar w:fldCharType="separate"/>
            </w:r>
            <w:r w:rsidR="00C81D0B">
              <w:rPr>
                <w:noProof/>
                <w:webHidden/>
              </w:rPr>
              <w:t>4</w:t>
            </w:r>
            <w:r w:rsidR="00C81D0B">
              <w:rPr>
                <w:noProof/>
                <w:webHidden/>
              </w:rPr>
              <w:fldChar w:fldCharType="end"/>
            </w:r>
          </w:hyperlink>
        </w:p>
        <w:p w:rsidR="00C81D0B" w:rsidRDefault="00882F43">
          <w:pPr>
            <w:pStyle w:val="TOC3"/>
            <w:tabs>
              <w:tab w:val="right" w:leader="dot" w:pos="9350"/>
            </w:tabs>
            <w:rPr>
              <w:rFonts w:eastAsiaTheme="minorEastAsia"/>
              <w:noProof/>
            </w:rPr>
          </w:pPr>
          <w:hyperlink w:anchor="_Toc506741907" w:history="1">
            <w:r w:rsidR="00C81D0B" w:rsidRPr="00DB24FC">
              <w:rPr>
                <w:rStyle w:val="Hyperlink"/>
                <w:noProof/>
              </w:rPr>
              <w:t>Game Development Basics</w:t>
            </w:r>
            <w:r w:rsidR="00C81D0B">
              <w:rPr>
                <w:noProof/>
                <w:webHidden/>
              </w:rPr>
              <w:tab/>
            </w:r>
            <w:r w:rsidR="00C81D0B">
              <w:rPr>
                <w:noProof/>
                <w:webHidden/>
              </w:rPr>
              <w:fldChar w:fldCharType="begin"/>
            </w:r>
            <w:r w:rsidR="00C81D0B">
              <w:rPr>
                <w:noProof/>
                <w:webHidden/>
              </w:rPr>
              <w:instrText xml:space="preserve"> PAGEREF _Toc506741907 \h </w:instrText>
            </w:r>
            <w:r w:rsidR="00C81D0B">
              <w:rPr>
                <w:noProof/>
                <w:webHidden/>
              </w:rPr>
            </w:r>
            <w:r w:rsidR="00C81D0B">
              <w:rPr>
                <w:noProof/>
                <w:webHidden/>
              </w:rPr>
              <w:fldChar w:fldCharType="separate"/>
            </w:r>
            <w:r w:rsidR="00C81D0B">
              <w:rPr>
                <w:noProof/>
                <w:webHidden/>
              </w:rPr>
              <w:t>4</w:t>
            </w:r>
            <w:r w:rsidR="00C81D0B">
              <w:rPr>
                <w:noProof/>
                <w:webHidden/>
              </w:rPr>
              <w:fldChar w:fldCharType="end"/>
            </w:r>
          </w:hyperlink>
        </w:p>
        <w:p w:rsidR="00C81D0B" w:rsidRDefault="00882F43">
          <w:pPr>
            <w:pStyle w:val="TOC3"/>
            <w:tabs>
              <w:tab w:val="right" w:leader="dot" w:pos="9350"/>
            </w:tabs>
            <w:rPr>
              <w:rFonts w:eastAsiaTheme="minorEastAsia"/>
              <w:noProof/>
            </w:rPr>
          </w:pPr>
          <w:hyperlink w:anchor="_Toc506741908" w:history="1">
            <w:r w:rsidR="00C81D0B" w:rsidRPr="00DB24FC">
              <w:rPr>
                <w:rStyle w:val="Hyperlink"/>
                <w:noProof/>
              </w:rPr>
              <w:t>Game Design</w:t>
            </w:r>
            <w:r w:rsidR="00C81D0B">
              <w:rPr>
                <w:noProof/>
                <w:webHidden/>
              </w:rPr>
              <w:tab/>
            </w:r>
            <w:r w:rsidR="00C81D0B">
              <w:rPr>
                <w:noProof/>
                <w:webHidden/>
              </w:rPr>
              <w:fldChar w:fldCharType="begin"/>
            </w:r>
            <w:r w:rsidR="00C81D0B">
              <w:rPr>
                <w:noProof/>
                <w:webHidden/>
              </w:rPr>
              <w:instrText xml:space="preserve"> PAGEREF _Toc506741908 \h </w:instrText>
            </w:r>
            <w:r w:rsidR="00C81D0B">
              <w:rPr>
                <w:noProof/>
                <w:webHidden/>
              </w:rPr>
            </w:r>
            <w:r w:rsidR="00C81D0B">
              <w:rPr>
                <w:noProof/>
                <w:webHidden/>
              </w:rPr>
              <w:fldChar w:fldCharType="separate"/>
            </w:r>
            <w:r w:rsidR="00C81D0B">
              <w:rPr>
                <w:noProof/>
                <w:webHidden/>
              </w:rPr>
              <w:t>4</w:t>
            </w:r>
            <w:r w:rsidR="00C81D0B">
              <w:rPr>
                <w:noProof/>
                <w:webHidden/>
              </w:rPr>
              <w:fldChar w:fldCharType="end"/>
            </w:r>
          </w:hyperlink>
        </w:p>
        <w:p w:rsidR="00C81D0B" w:rsidRDefault="00882F43">
          <w:pPr>
            <w:pStyle w:val="TOC3"/>
            <w:tabs>
              <w:tab w:val="right" w:leader="dot" w:pos="9350"/>
            </w:tabs>
            <w:rPr>
              <w:rFonts w:eastAsiaTheme="minorEastAsia"/>
              <w:noProof/>
            </w:rPr>
          </w:pPr>
          <w:hyperlink w:anchor="_Toc506741909" w:history="1">
            <w:r w:rsidR="00C81D0B" w:rsidRPr="00DB24FC">
              <w:rPr>
                <w:rStyle w:val="Hyperlink"/>
                <w:noProof/>
              </w:rPr>
              <w:t>Player Motivations</w:t>
            </w:r>
            <w:r w:rsidR="00C81D0B">
              <w:rPr>
                <w:noProof/>
                <w:webHidden/>
              </w:rPr>
              <w:tab/>
            </w:r>
            <w:r w:rsidR="00C81D0B">
              <w:rPr>
                <w:noProof/>
                <w:webHidden/>
              </w:rPr>
              <w:fldChar w:fldCharType="begin"/>
            </w:r>
            <w:r w:rsidR="00C81D0B">
              <w:rPr>
                <w:noProof/>
                <w:webHidden/>
              </w:rPr>
              <w:instrText xml:space="preserve"> PAGEREF _Toc506741909 \h </w:instrText>
            </w:r>
            <w:r w:rsidR="00C81D0B">
              <w:rPr>
                <w:noProof/>
                <w:webHidden/>
              </w:rPr>
            </w:r>
            <w:r w:rsidR="00C81D0B">
              <w:rPr>
                <w:noProof/>
                <w:webHidden/>
              </w:rPr>
              <w:fldChar w:fldCharType="separate"/>
            </w:r>
            <w:r w:rsidR="00C81D0B">
              <w:rPr>
                <w:noProof/>
                <w:webHidden/>
              </w:rPr>
              <w:t>4</w:t>
            </w:r>
            <w:r w:rsidR="00C81D0B">
              <w:rPr>
                <w:noProof/>
                <w:webHidden/>
              </w:rPr>
              <w:fldChar w:fldCharType="end"/>
            </w:r>
          </w:hyperlink>
        </w:p>
        <w:p w:rsidR="00C81D0B" w:rsidRDefault="00882F43">
          <w:pPr>
            <w:pStyle w:val="TOC3"/>
            <w:tabs>
              <w:tab w:val="right" w:leader="dot" w:pos="9350"/>
            </w:tabs>
            <w:rPr>
              <w:rFonts w:eastAsiaTheme="minorEastAsia"/>
              <w:noProof/>
            </w:rPr>
          </w:pPr>
          <w:hyperlink w:anchor="_Toc506741910" w:history="1">
            <w:r w:rsidR="00C81D0B" w:rsidRPr="00DB24FC">
              <w:rPr>
                <w:rStyle w:val="Hyperlink"/>
                <w:noProof/>
              </w:rPr>
              <w:t>Documentation</w:t>
            </w:r>
            <w:r w:rsidR="00C81D0B">
              <w:rPr>
                <w:noProof/>
                <w:webHidden/>
              </w:rPr>
              <w:tab/>
            </w:r>
            <w:r w:rsidR="00C81D0B">
              <w:rPr>
                <w:noProof/>
                <w:webHidden/>
              </w:rPr>
              <w:fldChar w:fldCharType="begin"/>
            </w:r>
            <w:r w:rsidR="00C81D0B">
              <w:rPr>
                <w:noProof/>
                <w:webHidden/>
              </w:rPr>
              <w:instrText xml:space="preserve"> PAGEREF _Toc506741910 \h </w:instrText>
            </w:r>
            <w:r w:rsidR="00C81D0B">
              <w:rPr>
                <w:noProof/>
                <w:webHidden/>
              </w:rPr>
            </w:r>
            <w:r w:rsidR="00C81D0B">
              <w:rPr>
                <w:noProof/>
                <w:webHidden/>
              </w:rPr>
              <w:fldChar w:fldCharType="separate"/>
            </w:r>
            <w:r w:rsidR="00C81D0B">
              <w:rPr>
                <w:noProof/>
                <w:webHidden/>
              </w:rPr>
              <w:t>5</w:t>
            </w:r>
            <w:r w:rsidR="00C81D0B">
              <w:rPr>
                <w:noProof/>
                <w:webHidden/>
              </w:rPr>
              <w:fldChar w:fldCharType="end"/>
            </w:r>
          </w:hyperlink>
        </w:p>
        <w:p w:rsidR="00C81D0B" w:rsidRDefault="00882F43">
          <w:pPr>
            <w:pStyle w:val="TOC2"/>
            <w:tabs>
              <w:tab w:val="right" w:leader="dot" w:pos="9350"/>
            </w:tabs>
            <w:rPr>
              <w:rFonts w:eastAsiaTheme="minorEastAsia"/>
              <w:noProof/>
            </w:rPr>
          </w:pPr>
          <w:hyperlink w:anchor="_Toc506741911" w:history="1">
            <w:r w:rsidR="00C81D0B" w:rsidRPr="00DB24FC">
              <w:rPr>
                <w:rStyle w:val="Hyperlink"/>
                <w:noProof/>
              </w:rPr>
              <w:t>1.2. Common Mistakes</w:t>
            </w:r>
            <w:r w:rsidR="00C81D0B">
              <w:rPr>
                <w:noProof/>
                <w:webHidden/>
              </w:rPr>
              <w:tab/>
            </w:r>
            <w:r w:rsidR="00C81D0B">
              <w:rPr>
                <w:noProof/>
                <w:webHidden/>
              </w:rPr>
              <w:fldChar w:fldCharType="begin"/>
            </w:r>
            <w:r w:rsidR="00C81D0B">
              <w:rPr>
                <w:noProof/>
                <w:webHidden/>
              </w:rPr>
              <w:instrText xml:space="preserve"> PAGEREF _Toc506741911 \h </w:instrText>
            </w:r>
            <w:r w:rsidR="00C81D0B">
              <w:rPr>
                <w:noProof/>
                <w:webHidden/>
              </w:rPr>
            </w:r>
            <w:r w:rsidR="00C81D0B">
              <w:rPr>
                <w:noProof/>
                <w:webHidden/>
              </w:rPr>
              <w:fldChar w:fldCharType="separate"/>
            </w:r>
            <w:r w:rsidR="00C81D0B">
              <w:rPr>
                <w:noProof/>
                <w:webHidden/>
              </w:rPr>
              <w:t>5</w:t>
            </w:r>
            <w:r w:rsidR="00C81D0B">
              <w:rPr>
                <w:noProof/>
                <w:webHidden/>
              </w:rPr>
              <w:fldChar w:fldCharType="end"/>
            </w:r>
          </w:hyperlink>
        </w:p>
        <w:p w:rsidR="00C81D0B" w:rsidRDefault="00882F43">
          <w:pPr>
            <w:pStyle w:val="TOC3"/>
            <w:tabs>
              <w:tab w:val="right" w:leader="dot" w:pos="9350"/>
            </w:tabs>
            <w:rPr>
              <w:rFonts w:eastAsiaTheme="minorEastAsia"/>
              <w:noProof/>
            </w:rPr>
          </w:pPr>
          <w:hyperlink w:anchor="_Toc506741912" w:history="1">
            <w:r w:rsidR="00C81D0B" w:rsidRPr="00DB24FC">
              <w:rPr>
                <w:rStyle w:val="Hyperlink"/>
                <w:noProof/>
              </w:rPr>
              <w:t>Knowing When to Abandon Features and Mechanics</w:t>
            </w:r>
            <w:r w:rsidR="00C81D0B">
              <w:rPr>
                <w:noProof/>
                <w:webHidden/>
              </w:rPr>
              <w:tab/>
            </w:r>
            <w:r w:rsidR="00C81D0B">
              <w:rPr>
                <w:noProof/>
                <w:webHidden/>
              </w:rPr>
              <w:fldChar w:fldCharType="begin"/>
            </w:r>
            <w:r w:rsidR="00C81D0B">
              <w:rPr>
                <w:noProof/>
                <w:webHidden/>
              </w:rPr>
              <w:instrText xml:space="preserve"> PAGEREF _Toc506741912 \h </w:instrText>
            </w:r>
            <w:r w:rsidR="00C81D0B">
              <w:rPr>
                <w:noProof/>
                <w:webHidden/>
              </w:rPr>
            </w:r>
            <w:r w:rsidR="00C81D0B">
              <w:rPr>
                <w:noProof/>
                <w:webHidden/>
              </w:rPr>
              <w:fldChar w:fldCharType="separate"/>
            </w:r>
            <w:r w:rsidR="00C81D0B">
              <w:rPr>
                <w:noProof/>
                <w:webHidden/>
              </w:rPr>
              <w:t>5</w:t>
            </w:r>
            <w:r w:rsidR="00C81D0B">
              <w:rPr>
                <w:noProof/>
                <w:webHidden/>
              </w:rPr>
              <w:fldChar w:fldCharType="end"/>
            </w:r>
          </w:hyperlink>
        </w:p>
        <w:p w:rsidR="00C81D0B" w:rsidRDefault="00882F43">
          <w:pPr>
            <w:pStyle w:val="TOC3"/>
            <w:tabs>
              <w:tab w:val="right" w:leader="dot" w:pos="9350"/>
            </w:tabs>
            <w:rPr>
              <w:rFonts w:eastAsiaTheme="minorEastAsia"/>
              <w:noProof/>
            </w:rPr>
          </w:pPr>
          <w:hyperlink w:anchor="_Toc506741913" w:history="1">
            <w:r w:rsidR="00C81D0B" w:rsidRPr="00DB24FC">
              <w:rPr>
                <w:rStyle w:val="Hyperlink"/>
                <w:noProof/>
              </w:rPr>
              <w:t>Punishment versus Negative Reinforcement</w:t>
            </w:r>
            <w:r w:rsidR="00C81D0B">
              <w:rPr>
                <w:noProof/>
                <w:webHidden/>
              </w:rPr>
              <w:tab/>
            </w:r>
            <w:r w:rsidR="00C81D0B">
              <w:rPr>
                <w:noProof/>
                <w:webHidden/>
              </w:rPr>
              <w:fldChar w:fldCharType="begin"/>
            </w:r>
            <w:r w:rsidR="00C81D0B">
              <w:rPr>
                <w:noProof/>
                <w:webHidden/>
              </w:rPr>
              <w:instrText xml:space="preserve"> PAGEREF _Toc506741913 \h </w:instrText>
            </w:r>
            <w:r w:rsidR="00C81D0B">
              <w:rPr>
                <w:noProof/>
                <w:webHidden/>
              </w:rPr>
            </w:r>
            <w:r w:rsidR="00C81D0B">
              <w:rPr>
                <w:noProof/>
                <w:webHidden/>
              </w:rPr>
              <w:fldChar w:fldCharType="separate"/>
            </w:r>
            <w:r w:rsidR="00C81D0B">
              <w:rPr>
                <w:noProof/>
                <w:webHidden/>
              </w:rPr>
              <w:t>5</w:t>
            </w:r>
            <w:r w:rsidR="00C81D0B">
              <w:rPr>
                <w:noProof/>
                <w:webHidden/>
              </w:rPr>
              <w:fldChar w:fldCharType="end"/>
            </w:r>
          </w:hyperlink>
        </w:p>
        <w:p w:rsidR="00C81D0B" w:rsidRDefault="00882F43">
          <w:pPr>
            <w:pStyle w:val="TOC3"/>
            <w:tabs>
              <w:tab w:val="right" w:leader="dot" w:pos="9350"/>
            </w:tabs>
            <w:rPr>
              <w:rFonts w:eastAsiaTheme="minorEastAsia"/>
              <w:noProof/>
            </w:rPr>
          </w:pPr>
          <w:hyperlink w:anchor="_Toc506741914" w:history="1">
            <w:r w:rsidR="00C81D0B" w:rsidRPr="00DB24FC">
              <w:rPr>
                <w:rStyle w:val="Hyperlink"/>
                <w:noProof/>
              </w:rPr>
              <w:t>Organic Documentation</w:t>
            </w:r>
            <w:r w:rsidR="00C81D0B">
              <w:rPr>
                <w:noProof/>
                <w:webHidden/>
              </w:rPr>
              <w:tab/>
            </w:r>
            <w:r w:rsidR="00C81D0B">
              <w:rPr>
                <w:noProof/>
                <w:webHidden/>
              </w:rPr>
              <w:fldChar w:fldCharType="begin"/>
            </w:r>
            <w:r w:rsidR="00C81D0B">
              <w:rPr>
                <w:noProof/>
                <w:webHidden/>
              </w:rPr>
              <w:instrText xml:space="preserve"> PAGEREF _Toc506741914 \h </w:instrText>
            </w:r>
            <w:r w:rsidR="00C81D0B">
              <w:rPr>
                <w:noProof/>
                <w:webHidden/>
              </w:rPr>
            </w:r>
            <w:r w:rsidR="00C81D0B">
              <w:rPr>
                <w:noProof/>
                <w:webHidden/>
              </w:rPr>
              <w:fldChar w:fldCharType="separate"/>
            </w:r>
            <w:r w:rsidR="00C81D0B">
              <w:rPr>
                <w:noProof/>
                <w:webHidden/>
              </w:rPr>
              <w:t>5</w:t>
            </w:r>
            <w:r w:rsidR="00C81D0B">
              <w:rPr>
                <w:noProof/>
                <w:webHidden/>
              </w:rPr>
              <w:fldChar w:fldCharType="end"/>
            </w:r>
          </w:hyperlink>
        </w:p>
        <w:p w:rsidR="00C81D0B" w:rsidRDefault="00882F43">
          <w:pPr>
            <w:pStyle w:val="TOC2"/>
            <w:tabs>
              <w:tab w:val="right" w:leader="dot" w:pos="9350"/>
            </w:tabs>
            <w:rPr>
              <w:rFonts w:eastAsiaTheme="minorEastAsia"/>
              <w:noProof/>
            </w:rPr>
          </w:pPr>
          <w:hyperlink w:anchor="_Toc506741915" w:history="1">
            <w:r w:rsidR="00C81D0B" w:rsidRPr="00DB24FC">
              <w:rPr>
                <w:rStyle w:val="Hyperlink"/>
                <w:noProof/>
              </w:rPr>
              <w:t>1.3. Supplementary Resources</w:t>
            </w:r>
            <w:r w:rsidR="00C81D0B">
              <w:rPr>
                <w:noProof/>
                <w:webHidden/>
              </w:rPr>
              <w:tab/>
            </w:r>
            <w:r w:rsidR="00C81D0B">
              <w:rPr>
                <w:noProof/>
                <w:webHidden/>
              </w:rPr>
              <w:fldChar w:fldCharType="begin"/>
            </w:r>
            <w:r w:rsidR="00C81D0B">
              <w:rPr>
                <w:noProof/>
                <w:webHidden/>
              </w:rPr>
              <w:instrText xml:space="preserve"> PAGEREF _Toc506741915 \h </w:instrText>
            </w:r>
            <w:r w:rsidR="00C81D0B">
              <w:rPr>
                <w:noProof/>
                <w:webHidden/>
              </w:rPr>
            </w:r>
            <w:r w:rsidR="00C81D0B">
              <w:rPr>
                <w:noProof/>
                <w:webHidden/>
              </w:rPr>
              <w:fldChar w:fldCharType="separate"/>
            </w:r>
            <w:r w:rsidR="00C81D0B">
              <w:rPr>
                <w:noProof/>
                <w:webHidden/>
              </w:rPr>
              <w:t>5</w:t>
            </w:r>
            <w:r w:rsidR="00C81D0B">
              <w:rPr>
                <w:noProof/>
                <w:webHidden/>
              </w:rPr>
              <w:fldChar w:fldCharType="end"/>
            </w:r>
          </w:hyperlink>
        </w:p>
        <w:p w:rsidR="00C81D0B" w:rsidRDefault="00882F43">
          <w:pPr>
            <w:pStyle w:val="TOC1"/>
            <w:tabs>
              <w:tab w:val="right" w:leader="dot" w:pos="9350"/>
            </w:tabs>
            <w:rPr>
              <w:rFonts w:eastAsiaTheme="minorEastAsia"/>
              <w:noProof/>
            </w:rPr>
          </w:pPr>
          <w:hyperlink w:anchor="_Toc506741916" w:history="1">
            <w:r w:rsidR="00C81D0B" w:rsidRPr="00DB24FC">
              <w:rPr>
                <w:rStyle w:val="Hyperlink"/>
                <w:noProof/>
              </w:rPr>
              <w:t>Exercises</w:t>
            </w:r>
            <w:r w:rsidR="00C81D0B">
              <w:rPr>
                <w:noProof/>
                <w:webHidden/>
              </w:rPr>
              <w:tab/>
            </w:r>
            <w:r w:rsidR="00C81D0B">
              <w:rPr>
                <w:noProof/>
                <w:webHidden/>
              </w:rPr>
              <w:fldChar w:fldCharType="begin"/>
            </w:r>
            <w:r w:rsidR="00C81D0B">
              <w:rPr>
                <w:noProof/>
                <w:webHidden/>
              </w:rPr>
              <w:instrText xml:space="preserve"> PAGEREF _Toc506741916 \h </w:instrText>
            </w:r>
            <w:r w:rsidR="00C81D0B">
              <w:rPr>
                <w:noProof/>
                <w:webHidden/>
              </w:rPr>
            </w:r>
            <w:r w:rsidR="00C81D0B">
              <w:rPr>
                <w:noProof/>
                <w:webHidden/>
              </w:rPr>
              <w:fldChar w:fldCharType="separate"/>
            </w:r>
            <w:r w:rsidR="00C81D0B">
              <w:rPr>
                <w:noProof/>
                <w:webHidden/>
              </w:rPr>
              <w:t>6</w:t>
            </w:r>
            <w:r w:rsidR="00C81D0B">
              <w:rPr>
                <w:noProof/>
                <w:webHidden/>
              </w:rPr>
              <w:fldChar w:fldCharType="end"/>
            </w:r>
          </w:hyperlink>
        </w:p>
        <w:p w:rsidR="00C81D0B" w:rsidRDefault="00882F43">
          <w:pPr>
            <w:pStyle w:val="TOC2"/>
            <w:tabs>
              <w:tab w:val="right" w:leader="dot" w:pos="9350"/>
            </w:tabs>
            <w:rPr>
              <w:rFonts w:eastAsiaTheme="minorEastAsia"/>
              <w:noProof/>
            </w:rPr>
          </w:pPr>
          <w:hyperlink w:anchor="_Toc506741917" w:history="1">
            <w:r w:rsidR="00C81D0B" w:rsidRPr="00DB24FC">
              <w:rPr>
                <w:rStyle w:val="Hyperlink"/>
                <w:noProof/>
              </w:rPr>
              <w:t>Exercise 1A: Discussing Game Design</w:t>
            </w:r>
            <w:r w:rsidR="00C81D0B">
              <w:rPr>
                <w:noProof/>
                <w:webHidden/>
              </w:rPr>
              <w:tab/>
            </w:r>
            <w:r w:rsidR="00C81D0B">
              <w:rPr>
                <w:noProof/>
                <w:webHidden/>
              </w:rPr>
              <w:fldChar w:fldCharType="begin"/>
            </w:r>
            <w:r w:rsidR="00C81D0B">
              <w:rPr>
                <w:noProof/>
                <w:webHidden/>
              </w:rPr>
              <w:instrText xml:space="preserve"> PAGEREF _Toc506741917 \h </w:instrText>
            </w:r>
            <w:r w:rsidR="00C81D0B">
              <w:rPr>
                <w:noProof/>
                <w:webHidden/>
              </w:rPr>
            </w:r>
            <w:r w:rsidR="00C81D0B">
              <w:rPr>
                <w:noProof/>
                <w:webHidden/>
              </w:rPr>
              <w:fldChar w:fldCharType="separate"/>
            </w:r>
            <w:r w:rsidR="00C81D0B">
              <w:rPr>
                <w:noProof/>
                <w:webHidden/>
              </w:rPr>
              <w:t>6</w:t>
            </w:r>
            <w:r w:rsidR="00C81D0B">
              <w:rPr>
                <w:noProof/>
                <w:webHidden/>
              </w:rPr>
              <w:fldChar w:fldCharType="end"/>
            </w:r>
          </w:hyperlink>
        </w:p>
        <w:p w:rsidR="00C81D0B" w:rsidRDefault="00882F43">
          <w:pPr>
            <w:pStyle w:val="TOC1"/>
            <w:tabs>
              <w:tab w:val="right" w:leader="dot" w:pos="9350"/>
            </w:tabs>
            <w:rPr>
              <w:rFonts w:eastAsiaTheme="minorEastAsia"/>
              <w:noProof/>
            </w:rPr>
          </w:pPr>
          <w:hyperlink w:anchor="_Toc506741918" w:history="1">
            <w:r w:rsidR="00C81D0B" w:rsidRPr="00DB24FC">
              <w:rPr>
                <w:rStyle w:val="Hyperlink"/>
                <w:noProof/>
              </w:rPr>
              <w:t>Multiple-Choice Quiz</w:t>
            </w:r>
            <w:r w:rsidR="00C81D0B">
              <w:rPr>
                <w:noProof/>
                <w:webHidden/>
              </w:rPr>
              <w:tab/>
            </w:r>
            <w:r w:rsidR="00C81D0B">
              <w:rPr>
                <w:noProof/>
                <w:webHidden/>
              </w:rPr>
              <w:fldChar w:fldCharType="begin"/>
            </w:r>
            <w:r w:rsidR="00C81D0B">
              <w:rPr>
                <w:noProof/>
                <w:webHidden/>
              </w:rPr>
              <w:instrText xml:space="preserve"> PAGEREF _Toc506741918 \h </w:instrText>
            </w:r>
            <w:r w:rsidR="00C81D0B">
              <w:rPr>
                <w:noProof/>
                <w:webHidden/>
              </w:rPr>
            </w:r>
            <w:r w:rsidR="00C81D0B">
              <w:rPr>
                <w:noProof/>
                <w:webHidden/>
              </w:rPr>
              <w:fldChar w:fldCharType="separate"/>
            </w:r>
            <w:r w:rsidR="00C81D0B">
              <w:rPr>
                <w:noProof/>
                <w:webHidden/>
              </w:rPr>
              <w:t>7</w:t>
            </w:r>
            <w:r w:rsidR="00C81D0B">
              <w:rPr>
                <w:noProof/>
                <w:webHidden/>
              </w:rPr>
              <w:fldChar w:fldCharType="end"/>
            </w:r>
          </w:hyperlink>
        </w:p>
        <w:p w:rsidR="00116FBA" w:rsidRDefault="00116FBA">
          <w:r>
            <w:rPr>
              <w:b/>
              <w:bCs/>
              <w:noProof/>
            </w:rPr>
            <w:fldChar w:fldCharType="end"/>
          </w:r>
        </w:p>
      </w:sdtContent>
    </w:sdt>
    <w:p w:rsidR="008C7F03" w:rsidRDefault="0014044D" w:rsidP="008C7F03">
      <w:pPr>
        <w:pStyle w:val="Heading1"/>
      </w:pPr>
      <w:bookmarkStart w:id="0" w:name="_Toc506741905"/>
      <w:r w:rsidRPr="005C2EFC">
        <w:lastRenderedPageBreak/>
        <w:t>Overview</w:t>
      </w:r>
      <w:bookmarkEnd w:id="0"/>
    </w:p>
    <w:p w:rsidR="00575403" w:rsidRPr="00AF5EF2" w:rsidRDefault="00575403" w:rsidP="00575403">
      <w:pPr>
        <w:rPr>
          <w:b/>
        </w:rPr>
      </w:pPr>
      <w:r w:rsidRPr="00AF5EF2">
        <w:rPr>
          <w:b/>
        </w:rPr>
        <w:t>PURPOSE</w:t>
      </w:r>
    </w:p>
    <w:p w:rsidR="00575403" w:rsidRDefault="00575403" w:rsidP="00575403">
      <w:r>
        <w:t xml:space="preserve">The purpose of this </w:t>
      </w:r>
      <w:r w:rsidR="00CF0D6D">
        <w:t>tutorial</w:t>
      </w:r>
      <w:r>
        <w:t xml:space="preserve"> is to outline the basics of </w:t>
      </w:r>
      <w:r w:rsidR="00AD6DD0">
        <w:t>g</w:t>
      </w:r>
      <w:r>
        <w:t xml:space="preserve">ame </w:t>
      </w:r>
      <w:r w:rsidR="00AD6DD0">
        <w:t>d</w:t>
      </w:r>
      <w:r>
        <w:t>esign.</w:t>
      </w:r>
    </w:p>
    <w:p w:rsidR="00575403" w:rsidRPr="00AF5EF2" w:rsidRDefault="00575403" w:rsidP="00575403">
      <w:pPr>
        <w:rPr>
          <w:b/>
        </w:rPr>
      </w:pPr>
      <w:r w:rsidRPr="00AF5EF2">
        <w:rPr>
          <w:b/>
        </w:rPr>
        <w:t>SCOPE</w:t>
      </w:r>
    </w:p>
    <w:p w:rsidR="00575403" w:rsidRDefault="00575403" w:rsidP="00575403">
      <w:r>
        <w:t>This section will provide an introductory overview of the following:</w:t>
      </w:r>
    </w:p>
    <w:p w:rsidR="00575403" w:rsidRDefault="00575403" w:rsidP="00575403">
      <w:pPr>
        <w:pStyle w:val="ListParagraph"/>
        <w:numPr>
          <w:ilvl w:val="0"/>
          <w:numId w:val="11"/>
        </w:numPr>
      </w:pPr>
      <w:r>
        <w:t xml:space="preserve">Game </w:t>
      </w:r>
      <w:r w:rsidR="00AD6DD0">
        <w:t>d</w:t>
      </w:r>
      <w:r>
        <w:t xml:space="preserve">esign and </w:t>
      </w:r>
      <w:r w:rsidR="00AD6DD0">
        <w:t>d</w:t>
      </w:r>
      <w:r>
        <w:t>evelopment</w:t>
      </w:r>
    </w:p>
    <w:p w:rsidR="00575403" w:rsidRPr="00AF5EF2" w:rsidRDefault="00575403" w:rsidP="00575403">
      <w:pPr>
        <w:rPr>
          <w:b/>
        </w:rPr>
      </w:pPr>
      <w:r w:rsidRPr="00AF5EF2">
        <w:rPr>
          <w:b/>
        </w:rPr>
        <w:t>PREREQUISITES</w:t>
      </w:r>
    </w:p>
    <w:p w:rsidR="00575403" w:rsidRDefault="00575403" w:rsidP="00575403">
      <w:r>
        <w:t>There are no prerequisites for this section.</w:t>
      </w:r>
    </w:p>
    <w:p w:rsidR="00575403" w:rsidRPr="00575403" w:rsidRDefault="00575403" w:rsidP="00575403">
      <w:r>
        <w:br w:type="page"/>
      </w:r>
    </w:p>
    <w:p w:rsidR="00D4280B" w:rsidRDefault="00901964" w:rsidP="00496A47">
      <w:pPr>
        <w:pStyle w:val="Heading2"/>
      </w:pPr>
      <w:bookmarkStart w:id="1" w:name="_Toc506741906"/>
      <w:r>
        <w:lastRenderedPageBreak/>
        <w:t>1.1</w:t>
      </w:r>
      <w:r w:rsidR="00335422">
        <w:t>.</w:t>
      </w:r>
      <w:r>
        <w:t xml:space="preserve"> </w:t>
      </w:r>
      <w:r w:rsidR="00D4280B">
        <w:t>Core Concepts</w:t>
      </w:r>
      <w:bookmarkEnd w:id="1"/>
    </w:p>
    <w:p w:rsidR="008C1B65" w:rsidRPr="008C1B65" w:rsidRDefault="008C1B65" w:rsidP="008C1B65">
      <w:pPr>
        <w:pStyle w:val="Heading3"/>
      </w:pPr>
      <w:bookmarkStart w:id="2" w:name="_Toc506741907"/>
      <w:r>
        <w:t>Game Development Basics</w:t>
      </w:r>
      <w:bookmarkEnd w:id="2"/>
    </w:p>
    <w:p w:rsidR="00F5174A" w:rsidRDefault="00D4280B" w:rsidP="00FF2783">
      <w:r>
        <w:t xml:space="preserve">The game development life cycle involves many stages that </w:t>
      </w:r>
      <w:r w:rsidR="00173E99">
        <w:t>proceed</w:t>
      </w:r>
      <w:r>
        <w:t xml:space="preserve"> in a </w:t>
      </w:r>
      <w:r w:rsidRPr="00FF2783">
        <w:rPr>
          <w:b/>
        </w:rPr>
        <w:t>contin</w:t>
      </w:r>
      <w:r w:rsidR="006C0C52">
        <w:rPr>
          <w:b/>
        </w:rPr>
        <w:t>u</w:t>
      </w:r>
      <w:r w:rsidRPr="00FF2783">
        <w:rPr>
          <w:b/>
        </w:rPr>
        <w:t>ous cycle over time</w:t>
      </w:r>
      <w:r>
        <w:t>. The design phase is the first phase</w:t>
      </w:r>
      <w:r w:rsidR="00173E99">
        <w:t>,</w:t>
      </w:r>
      <w:r>
        <w:t xml:space="preserve"> but over time </w:t>
      </w:r>
      <w:r w:rsidRPr="00FF2783">
        <w:rPr>
          <w:b/>
        </w:rPr>
        <w:t>mechanics are revisited again and again</w:t>
      </w:r>
      <w:r>
        <w:t xml:space="preserve"> with fresh design changes until they perform in a way that works toward the overall design.</w:t>
      </w:r>
      <w:r w:rsidR="00AC4B43">
        <w:t xml:space="preserve"> </w:t>
      </w:r>
    </w:p>
    <w:tbl>
      <w:tblPr>
        <w:tblStyle w:val="TableGrid"/>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CellMar>
          <w:top w:w="86" w:type="dxa"/>
          <w:left w:w="0" w:type="dxa"/>
          <w:bottom w:w="86" w:type="dxa"/>
          <w:right w:w="115" w:type="dxa"/>
        </w:tblCellMar>
        <w:tblLook w:val="04A0" w:firstRow="1" w:lastRow="0" w:firstColumn="1" w:lastColumn="0" w:noHBand="0" w:noVBand="1"/>
      </w:tblPr>
      <w:tblGrid>
        <w:gridCol w:w="805"/>
        <w:gridCol w:w="8446"/>
      </w:tblGrid>
      <w:tr w:rsidR="00F5174A" w:rsidTr="00FD77FF">
        <w:tc>
          <w:tcPr>
            <w:tcW w:w="805" w:type="dxa"/>
            <w:shd w:val="clear" w:color="auto" w:fill="E7E6E6" w:themeFill="background2"/>
          </w:tcPr>
          <w:p w:rsidR="00F5174A" w:rsidRDefault="00F5174A" w:rsidP="00FD77FF">
            <w:r>
              <w:rPr>
                <w:noProof/>
              </w:rPr>
              <w:drawing>
                <wp:inline distT="0" distB="0" distL="0" distR="0" wp14:anchorId="67B9C743" wp14:editId="5D1E5517">
                  <wp:extent cx="436880" cy="436880"/>
                  <wp:effectExtent l="0" t="0" r="0" b="1270"/>
                  <wp:docPr id="3" name="Picture 3" descr="C:\Users\Melanie Nikdel\AppData\Local\Microsoft\Windows\INetCache\Content.Word\tips-p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anie Nikdel\AppData\Local\Microsoft\Windows\INetCache\Content.Word\tips-png-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880" cy="436880"/>
                          </a:xfrm>
                          <a:prstGeom prst="rect">
                            <a:avLst/>
                          </a:prstGeom>
                          <a:noFill/>
                          <a:ln>
                            <a:noFill/>
                          </a:ln>
                        </pic:spPr>
                      </pic:pic>
                    </a:graphicData>
                  </a:graphic>
                </wp:inline>
              </w:drawing>
            </w:r>
          </w:p>
        </w:tc>
        <w:tc>
          <w:tcPr>
            <w:tcW w:w="8446" w:type="dxa"/>
            <w:shd w:val="clear" w:color="auto" w:fill="E7E6E6" w:themeFill="background2"/>
          </w:tcPr>
          <w:p w:rsidR="00F5174A" w:rsidRDefault="00F5174A" w:rsidP="003B1236">
            <w:r>
              <w:t>Sometimes these design changes can be substantial</w:t>
            </w:r>
            <w:r w:rsidR="00173E99">
              <w:t>.</w:t>
            </w:r>
            <w:r>
              <w:t xml:space="preserve"> </w:t>
            </w:r>
            <w:r w:rsidR="00173E99">
              <w:t>F</w:t>
            </w:r>
            <w:r>
              <w:t>or instance</w:t>
            </w:r>
            <w:r w:rsidR="00173E99">
              <w:t>,</w:t>
            </w:r>
            <w:r>
              <w:t xml:space="preserve"> </w:t>
            </w:r>
            <w:r>
              <w:rPr>
                <w:i/>
              </w:rPr>
              <w:t>Diablo</w:t>
            </w:r>
            <w:r>
              <w:t xml:space="preserve"> by </w:t>
            </w:r>
            <w:r w:rsidRPr="00496A47">
              <w:t>Blizzard Entertainment</w:t>
            </w:r>
            <w:r w:rsidRPr="00173E99">
              <w:t xml:space="preserve"> </w:t>
            </w:r>
            <w:r>
              <w:t xml:space="preserve">was originally designed as a </w:t>
            </w:r>
            <w:r w:rsidR="00173E99">
              <w:t>turn-</w:t>
            </w:r>
            <w:r>
              <w:t>based game</w:t>
            </w:r>
            <w:r w:rsidR="00173E99">
              <w:t>;</w:t>
            </w:r>
            <w:r>
              <w:t xml:space="preserve"> however</w:t>
            </w:r>
            <w:r w:rsidR="00173E99">
              <w:t>,</w:t>
            </w:r>
            <w:r>
              <w:t xml:space="preserve"> after the concept</w:t>
            </w:r>
            <w:r w:rsidR="00E105AD">
              <w:t xml:space="preserve"> was </w:t>
            </w:r>
            <w:r w:rsidR="00F50D4E">
              <w:t>develope</w:t>
            </w:r>
            <w:r w:rsidR="00E105AD">
              <w:t>d</w:t>
            </w:r>
            <w:r w:rsidR="00F50D4E">
              <w:t>, test</w:t>
            </w:r>
            <w:r w:rsidR="00E105AD">
              <w:t>ed</w:t>
            </w:r>
            <w:r w:rsidR="00F50D4E">
              <w:t>, and evaluat</w:t>
            </w:r>
            <w:r w:rsidR="00E105AD">
              <w:t>ed</w:t>
            </w:r>
            <w:r w:rsidR="00F50D4E">
              <w:t>,</w:t>
            </w:r>
            <w:r w:rsidR="002C6A8C">
              <w:t xml:space="preserve"> </w:t>
            </w:r>
            <w:r w:rsidR="00E105AD">
              <w:t>the game</w:t>
            </w:r>
            <w:r w:rsidR="002C6A8C">
              <w:t xml:space="preserve"> was switched over to a real-</w:t>
            </w:r>
            <w:r>
              <w:t>time project.</w:t>
            </w:r>
          </w:p>
        </w:tc>
      </w:tr>
    </w:tbl>
    <w:p w:rsidR="00B05898" w:rsidRPr="003A78DA" w:rsidRDefault="00B05898" w:rsidP="003A78DA"/>
    <w:p w:rsidR="008C1B65" w:rsidRDefault="008C1B65" w:rsidP="008C1B65">
      <w:pPr>
        <w:pStyle w:val="Heading3"/>
      </w:pPr>
      <w:bookmarkStart w:id="3" w:name="_Toc506741908"/>
      <w:r>
        <w:t>Game Design</w:t>
      </w:r>
      <w:bookmarkEnd w:id="3"/>
    </w:p>
    <w:p w:rsidR="00D4280B" w:rsidRDefault="00D4280B" w:rsidP="00FF2783">
      <w:r>
        <w:t xml:space="preserve">Anyone can describe a game, but describing a game in a </w:t>
      </w:r>
      <w:r w:rsidRPr="00FF2783">
        <w:rPr>
          <w:b/>
        </w:rPr>
        <w:t>game design context</w:t>
      </w:r>
      <w:r w:rsidR="002C6A8C">
        <w:t xml:space="preserve"> is important for analyz</w:t>
      </w:r>
      <w:r>
        <w:t xml:space="preserve">ing and </w:t>
      </w:r>
      <w:r w:rsidR="00CE13B4">
        <w:t xml:space="preserve">critically comparing projects and mechanics to identify which elements can be further developed or </w:t>
      </w:r>
      <w:r w:rsidR="00CA06DB">
        <w:t>ex</w:t>
      </w:r>
      <w:r w:rsidR="009C6105">
        <w:t>pan</w:t>
      </w:r>
      <w:r w:rsidR="00CE13B4">
        <w:t>ded upon for game variation.</w:t>
      </w:r>
      <w:r w:rsidR="00F5174A">
        <w:t xml:space="preserve"> A game of tag can be extended by introducing a ball as an actor and changing the tag mechanic to involve tagging with the ball for a substantially different game.</w:t>
      </w:r>
    </w:p>
    <w:tbl>
      <w:tblPr>
        <w:tblStyle w:val="TableGrid"/>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CellMar>
          <w:top w:w="86" w:type="dxa"/>
          <w:left w:w="0" w:type="dxa"/>
          <w:bottom w:w="86" w:type="dxa"/>
          <w:right w:w="115" w:type="dxa"/>
        </w:tblCellMar>
        <w:tblLook w:val="04A0" w:firstRow="1" w:lastRow="0" w:firstColumn="1" w:lastColumn="0" w:noHBand="0" w:noVBand="1"/>
      </w:tblPr>
      <w:tblGrid>
        <w:gridCol w:w="805"/>
        <w:gridCol w:w="8446"/>
      </w:tblGrid>
      <w:tr w:rsidR="00FF2783" w:rsidTr="001A5F83">
        <w:tc>
          <w:tcPr>
            <w:tcW w:w="805" w:type="dxa"/>
            <w:shd w:val="clear" w:color="auto" w:fill="E7E6E6" w:themeFill="background2"/>
          </w:tcPr>
          <w:p w:rsidR="00FF2783" w:rsidRDefault="00FF2783" w:rsidP="001A5F83">
            <w:r>
              <w:rPr>
                <w:noProof/>
              </w:rPr>
              <w:drawing>
                <wp:inline distT="0" distB="0" distL="0" distR="0" wp14:anchorId="6FB347F1" wp14:editId="4BDBDAAB">
                  <wp:extent cx="436880" cy="436880"/>
                  <wp:effectExtent l="0" t="0" r="0" b="1270"/>
                  <wp:docPr id="9" name="Picture 9" descr="C:\Users\Melanie Nikdel\AppData\Local\Microsoft\Windows\INetCache\Content.Word\tips-p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anie Nikdel\AppData\Local\Microsoft\Windows\INetCache\Content.Word\tips-png-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880" cy="436880"/>
                          </a:xfrm>
                          <a:prstGeom prst="rect">
                            <a:avLst/>
                          </a:prstGeom>
                          <a:noFill/>
                          <a:ln>
                            <a:noFill/>
                          </a:ln>
                        </pic:spPr>
                      </pic:pic>
                    </a:graphicData>
                  </a:graphic>
                </wp:inline>
              </w:drawing>
            </w:r>
          </w:p>
        </w:tc>
        <w:tc>
          <w:tcPr>
            <w:tcW w:w="8446" w:type="dxa"/>
            <w:shd w:val="clear" w:color="auto" w:fill="E7E6E6" w:themeFill="background2"/>
          </w:tcPr>
          <w:p w:rsidR="00FF2783" w:rsidRDefault="00FF2783" w:rsidP="005D7711">
            <w:r>
              <w:t xml:space="preserve">The Bird of Prey </w:t>
            </w:r>
            <w:r w:rsidR="00394148">
              <w:t>demo</w:t>
            </w:r>
            <w:r>
              <w:t xml:space="preserve"> is used </w:t>
            </w:r>
            <w:r w:rsidR="00C81D0B">
              <w:t xml:space="preserve">to </w:t>
            </w:r>
            <w:r w:rsidR="007A7284">
              <w:t xml:space="preserve">help </w:t>
            </w:r>
            <w:r w:rsidR="00394148">
              <w:t>provide an understanding of</w:t>
            </w:r>
            <w:r w:rsidR="006160FE">
              <w:t xml:space="preserve"> the</w:t>
            </w:r>
            <w:r w:rsidR="00394148">
              <w:t xml:space="preserve"> </w:t>
            </w:r>
            <w:r w:rsidR="006160FE">
              <w:t xml:space="preserve">different elements involved in </w:t>
            </w:r>
            <w:r w:rsidR="00394148">
              <w:t>game design</w:t>
            </w:r>
            <w:r w:rsidR="00F50D4E">
              <w:t>,</w:t>
            </w:r>
            <w:r>
              <w:t xml:space="preserve"> but </w:t>
            </w:r>
            <w:r w:rsidR="00C81D0B">
              <w:t>the logic</w:t>
            </w:r>
            <w:r>
              <w:t xml:space="preserve"> can be applied to any game. Smaller games are better for critical</w:t>
            </w:r>
            <w:r w:rsidR="00400215">
              <w:t>ly</w:t>
            </w:r>
            <w:r>
              <w:t xml:space="preserve"> analy</w:t>
            </w:r>
            <w:r w:rsidR="006160FE">
              <w:t>z</w:t>
            </w:r>
            <w:r w:rsidR="00400215">
              <w:t>ing</w:t>
            </w:r>
            <w:r>
              <w:t xml:space="preserve"> since they </w:t>
            </w:r>
            <w:r w:rsidR="00F50D4E">
              <w:t>involve</w:t>
            </w:r>
            <w:r>
              <w:t xml:space="preserve"> fewer elements</w:t>
            </w:r>
            <w:r w:rsidR="00F50D4E">
              <w:t>.</w:t>
            </w:r>
            <w:r>
              <w:t xml:space="preserve"> Consider mobile games like </w:t>
            </w:r>
            <w:r w:rsidRPr="00FF2783">
              <w:rPr>
                <w:i/>
              </w:rPr>
              <w:t>Fruit Ninja</w:t>
            </w:r>
            <w:r>
              <w:t xml:space="preserve">, </w:t>
            </w:r>
            <w:r w:rsidRPr="00FF2783">
              <w:rPr>
                <w:i/>
              </w:rPr>
              <w:t>Infinity Blade</w:t>
            </w:r>
            <w:r w:rsidR="00F50D4E">
              <w:t>,</w:t>
            </w:r>
            <w:r>
              <w:t xml:space="preserve"> or </w:t>
            </w:r>
            <w:r w:rsidRPr="00FF2783">
              <w:rPr>
                <w:i/>
              </w:rPr>
              <w:t>Bejeweled.</w:t>
            </w:r>
          </w:p>
        </w:tc>
      </w:tr>
    </w:tbl>
    <w:p w:rsidR="00FF2783" w:rsidRDefault="00FF2783" w:rsidP="00FF2783">
      <w:pPr>
        <w:pStyle w:val="ListParagraph"/>
      </w:pPr>
    </w:p>
    <w:p w:rsidR="00F5174A" w:rsidRDefault="008C1B65" w:rsidP="008C1B65">
      <w:pPr>
        <w:pStyle w:val="Heading3"/>
      </w:pPr>
      <w:bookmarkStart w:id="4" w:name="_Toc506741909"/>
      <w:r>
        <w:t>Player Motivations</w:t>
      </w:r>
      <w:bookmarkEnd w:id="4"/>
    </w:p>
    <w:p w:rsidR="008C1B65" w:rsidRDefault="008C1B65" w:rsidP="0033569F">
      <w:pPr>
        <w:pStyle w:val="ListParagraph"/>
        <w:numPr>
          <w:ilvl w:val="0"/>
          <w:numId w:val="9"/>
        </w:numPr>
        <w:spacing w:before="80"/>
      </w:pPr>
      <w:r>
        <w:t xml:space="preserve">Punishment is the most effective way </w:t>
      </w:r>
      <w:r w:rsidR="00BC34B7">
        <w:t>to ensure that</w:t>
      </w:r>
      <w:r>
        <w:t xml:space="preserve"> players </w:t>
      </w:r>
      <w:r w:rsidR="00786D09">
        <w:t>c</w:t>
      </w:r>
      <w:r w:rsidR="00B81C14">
        <w:t>e</w:t>
      </w:r>
      <w:r w:rsidR="00786D09">
        <w:t xml:space="preserve">ase to </w:t>
      </w:r>
      <w:r>
        <w:t>perform an action</w:t>
      </w:r>
      <w:r w:rsidR="00BC34B7">
        <w:t>;</w:t>
      </w:r>
      <w:r>
        <w:t xml:space="preserve"> however</w:t>
      </w:r>
      <w:r w:rsidR="00BC34B7">
        <w:t>,</w:t>
      </w:r>
      <w:r>
        <w:t xml:space="preserve"> once the punishment is </w:t>
      </w:r>
      <w:r w:rsidR="00C81D0B">
        <w:t>removed</w:t>
      </w:r>
      <w:r w:rsidR="00BC34B7">
        <w:t>,</w:t>
      </w:r>
      <w:r>
        <w:t xml:space="preserve"> players are quick to adapt their behaviors. Games like </w:t>
      </w:r>
      <w:r w:rsidRPr="00FF2783">
        <w:rPr>
          <w:i/>
        </w:rPr>
        <w:t>Farm</w:t>
      </w:r>
      <w:r w:rsidR="00BC34B7">
        <w:rPr>
          <w:i/>
        </w:rPr>
        <w:t>Ville</w:t>
      </w:r>
      <w:r>
        <w:t xml:space="preserve"> and </w:t>
      </w:r>
      <w:r w:rsidRPr="00FF2783">
        <w:rPr>
          <w:i/>
        </w:rPr>
        <w:t>Tamagotchi</w:t>
      </w:r>
      <w:r>
        <w:t xml:space="preserve"> use punishment by </w:t>
      </w:r>
      <w:r w:rsidR="007B3602">
        <w:t>destroying</w:t>
      </w:r>
      <w:r>
        <w:t xml:space="preserve"> the players</w:t>
      </w:r>
      <w:r w:rsidR="00BC34B7">
        <w:t>’</w:t>
      </w:r>
      <w:r>
        <w:t xml:space="preserve"> farm or </w:t>
      </w:r>
      <w:r w:rsidR="007B3602">
        <w:t xml:space="preserve">killing their </w:t>
      </w:r>
      <w:r>
        <w:t>pet when they stop playing.</w:t>
      </w:r>
    </w:p>
    <w:p w:rsidR="008C1B65" w:rsidRDefault="008C1B65" w:rsidP="00FF2783">
      <w:pPr>
        <w:pStyle w:val="ListParagraph"/>
        <w:numPr>
          <w:ilvl w:val="0"/>
          <w:numId w:val="9"/>
        </w:numPr>
      </w:pPr>
      <w:r>
        <w:t xml:space="preserve">Positive </w:t>
      </w:r>
      <w:r w:rsidR="00BC34B7">
        <w:t>r</w:t>
      </w:r>
      <w:r>
        <w:t xml:space="preserve">einforcement at </w:t>
      </w:r>
      <w:r w:rsidRPr="00FF2783">
        <w:rPr>
          <w:b/>
        </w:rPr>
        <w:t>random intervals</w:t>
      </w:r>
      <w:r>
        <w:t xml:space="preserve"> </w:t>
      </w:r>
      <w:r w:rsidR="00D071EC">
        <w:t>produces</w:t>
      </w:r>
      <w:r>
        <w:t xml:space="preserve"> the longest delay in players</w:t>
      </w:r>
      <w:r w:rsidR="00BC34B7">
        <w:t>’</w:t>
      </w:r>
      <w:r>
        <w:t xml:space="preserve"> altering their behavior. For instance, if a player </w:t>
      </w:r>
      <w:r w:rsidR="006D6631">
        <w:t>is</w:t>
      </w:r>
      <w:r>
        <w:t xml:space="preserve"> randomly awarded a power</w:t>
      </w:r>
      <w:r w:rsidR="00BC34B7">
        <w:t>-</w:t>
      </w:r>
      <w:r>
        <w:t>up when they defeat an enemy</w:t>
      </w:r>
      <w:r w:rsidR="009A29F5">
        <w:t>,</w:t>
      </w:r>
      <w:r>
        <w:t xml:space="preserve"> you could stop giving them power</w:t>
      </w:r>
      <w:r w:rsidR="00BC34B7">
        <w:t>-</w:t>
      </w:r>
      <w:r>
        <w:t xml:space="preserve">ups and they’d continue </w:t>
      </w:r>
      <w:r w:rsidR="00B35282">
        <w:t xml:space="preserve">their behavior </w:t>
      </w:r>
      <w:r>
        <w:t>for a longer period of time before they acknowledged that the rewards were no longer being awarded.</w:t>
      </w:r>
    </w:p>
    <w:tbl>
      <w:tblPr>
        <w:tblStyle w:val="TableGrid"/>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CellMar>
          <w:top w:w="86" w:type="dxa"/>
          <w:left w:w="0" w:type="dxa"/>
          <w:bottom w:w="86" w:type="dxa"/>
          <w:right w:w="115" w:type="dxa"/>
        </w:tblCellMar>
        <w:tblLook w:val="04A0" w:firstRow="1" w:lastRow="0" w:firstColumn="1" w:lastColumn="0" w:noHBand="0" w:noVBand="1"/>
      </w:tblPr>
      <w:tblGrid>
        <w:gridCol w:w="805"/>
        <w:gridCol w:w="8446"/>
      </w:tblGrid>
      <w:tr w:rsidR="006D6631" w:rsidTr="00FD77FF">
        <w:tc>
          <w:tcPr>
            <w:tcW w:w="805" w:type="dxa"/>
            <w:shd w:val="clear" w:color="auto" w:fill="E7E6E6" w:themeFill="background2"/>
          </w:tcPr>
          <w:p w:rsidR="00725DAC" w:rsidRDefault="00725DAC" w:rsidP="00FD77FF">
            <w:r>
              <w:rPr>
                <w:noProof/>
              </w:rPr>
              <w:drawing>
                <wp:inline distT="0" distB="0" distL="0" distR="0" wp14:anchorId="19516E20" wp14:editId="63FA8E20">
                  <wp:extent cx="436880" cy="436880"/>
                  <wp:effectExtent l="0" t="0" r="0" b="1270"/>
                  <wp:docPr id="8" name="Picture 8" descr="C:\Users\Melanie Nikdel\AppData\Local\Microsoft\Windows\INetCache\Content.Word\tips-p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anie Nikdel\AppData\Local\Microsoft\Windows\INetCache\Content.Word\tips-png-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880" cy="436880"/>
                          </a:xfrm>
                          <a:prstGeom prst="rect">
                            <a:avLst/>
                          </a:prstGeom>
                          <a:noFill/>
                          <a:ln>
                            <a:noFill/>
                          </a:ln>
                        </pic:spPr>
                      </pic:pic>
                    </a:graphicData>
                  </a:graphic>
                </wp:inline>
              </w:drawing>
            </w:r>
          </w:p>
        </w:tc>
        <w:tc>
          <w:tcPr>
            <w:tcW w:w="8446" w:type="dxa"/>
            <w:shd w:val="clear" w:color="auto" w:fill="E7E6E6" w:themeFill="background2"/>
          </w:tcPr>
          <w:p w:rsidR="00725DAC" w:rsidRPr="00725DAC" w:rsidRDefault="00725DAC" w:rsidP="00D32665">
            <w:r>
              <w:t>If you’d like to delve further into player rewards</w:t>
            </w:r>
            <w:r w:rsidR="00AE7923">
              <w:t>,</w:t>
            </w:r>
            <w:r>
              <w:t xml:space="preserve"> you might like to </w:t>
            </w:r>
            <w:r w:rsidR="00D32665">
              <w:t>consult</w:t>
            </w:r>
            <w:r>
              <w:t xml:space="preserve"> B.</w:t>
            </w:r>
            <w:r w:rsidR="00D32665">
              <w:t xml:space="preserve"> </w:t>
            </w:r>
            <w:r>
              <w:t>F. Skinner</w:t>
            </w:r>
            <w:r w:rsidR="00D32665">
              <w:t>’</w:t>
            </w:r>
            <w:r>
              <w:t xml:space="preserve">s research on </w:t>
            </w:r>
            <w:r w:rsidR="00D32665">
              <w:t>o</w:t>
            </w:r>
            <w:r>
              <w:t xml:space="preserve">perant </w:t>
            </w:r>
            <w:r w:rsidR="00D32665">
              <w:t>c</w:t>
            </w:r>
            <w:r>
              <w:t xml:space="preserve">onditioning. The </w:t>
            </w:r>
            <w:r w:rsidRPr="00496A47">
              <w:t xml:space="preserve">Skinner </w:t>
            </w:r>
            <w:r w:rsidR="00D32665">
              <w:t>b</w:t>
            </w:r>
            <w:r w:rsidRPr="00496A47">
              <w:t>ox</w:t>
            </w:r>
            <w:r w:rsidRPr="00D32665">
              <w:t xml:space="preserve"> </w:t>
            </w:r>
            <w:r w:rsidR="00D32665">
              <w:t>provides</w:t>
            </w:r>
            <w:r>
              <w:t xml:space="preserve"> a reasonably clean example of</w:t>
            </w:r>
            <w:r w:rsidR="00D32665">
              <w:t xml:space="preserve"> the effects of</w:t>
            </w:r>
            <w:r>
              <w:t xml:space="preserve"> </w:t>
            </w:r>
            <w:r w:rsidR="00D32665">
              <w:t>p</w:t>
            </w:r>
            <w:r>
              <w:t>ositive/</w:t>
            </w:r>
            <w:r w:rsidR="00D32665">
              <w:t>n</w:t>
            </w:r>
            <w:r>
              <w:t xml:space="preserve">egative </w:t>
            </w:r>
            <w:r w:rsidR="00D32665">
              <w:t>r</w:t>
            </w:r>
            <w:r>
              <w:t xml:space="preserve">einforcement and </w:t>
            </w:r>
            <w:r w:rsidR="00D32665">
              <w:t>p</w:t>
            </w:r>
            <w:r>
              <w:t>unishment with results that can be extrapolated to gameplay.</w:t>
            </w:r>
          </w:p>
        </w:tc>
      </w:tr>
    </w:tbl>
    <w:p w:rsidR="00E341D2" w:rsidRDefault="00E341D2" w:rsidP="00725DAC">
      <w:pPr>
        <w:ind w:left="360"/>
      </w:pPr>
    </w:p>
    <w:p w:rsidR="00E341D2" w:rsidRDefault="00E341D2" w:rsidP="00E341D2">
      <w:r>
        <w:br w:type="page"/>
      </w:r>
    </w:p>
    <w:p w:rsidR="00DB66DA" w:rsidRDefault="00DB66DA" w:rsidP="00DB66DA">
      <w:pPr>
        <w:pStyle w:val="Heading3"/>
      </w:pPr>
      <w:bookmarkStart w:id="5" w:name="_Toc506741910"/>
      <w:r>
        <w:lastRenderedPageBreak/>
        <w:t>Documentation</w:t>
      </w:r>
      <w:bookmarkEnd w:id="5"/>
    </w:p>
    <w:p w:rsidR="00FF2783" w:rsidRDefault="00DB66DA" w:rsidP="00262F01">
      <w:pPr>
        <w:pStyle w:val="ListParagraph"/>
        <w:numPr>
          <w:ilvl w:val="0"/>
          <w:numId w:val="8"/>
        </w:numPr>
        <w:spacing w:before="80"/>
      </w:pPr>
      <w:r>
        <w:t xml:space="preserve">Different documentation </w:t>
      </w:r>
      <w:r w:rsidR="006D6631">
        <w:t>serves</w:t>
      </w:r>
      <w:r>
        <w:t xml:space="preserve"> very different purposes. It’s wise to make sure that only </w:t>
      </w:r>
      <w:r w:rsidR="00634DBE">
        <w:t>outward-</w:t>
      </w:r>
      <w:r>
        <w:t xml:space="preserve">facing documents, like pitch documents, are sent to potential publishers and not </w:t>
      </w:r>
      <w:r w:rsidR="00634DBE">
        <w:t>inward-</w:t>
      </w:r>
      <w:r>
        <w:t>facing documents unless explicitly requested.</w:t>
      </w:r>
    </w:p>
    <w:p w:rsidR="00FF2783" w:rsidRDefault="00725DAC" w:rsidP="00FF2783">
      <w:pPr>
        <w:pStyle w:val="ListParagraph"/>
        <w:numPr>
          <w:ilvl w:val="0"/>
          <w:numId w:val="8"/>
        </w:numPr>
      </w:pPr>
      <w:r>
        <w:t>Documents need to be organic and evolve with the project</w:t>
      </w:r>
      <w:r w:rsidR="00786D09">
        <w:t>. It’s common for large concepts to not make it into the final release due to development constraints or them simply not working.</w:t>
      </w:r>
    </w:p>
    <w:p w:rsidR="00786D09" w:rsidRPr="00DB66DA" w:rsidRDefault="00786D09" w:rsidP="00DB66DA">
      <w:pPr>
        <w:pStyle w:val="ListParagraph"/>
        <w:numPr>
          <w:ilvl w:val="0"/>
          <w:numId w:val="8"/>
        </w:numPr>
      </w:pPr>
      <w:r>
        <w:t>A feature matrix is a large document</w:t>
      </w:r>
      <w:r w:rsidR="00634DBE">
        <w:t>,</w:t>
      </w:r>
      <w:r>
        <w:t xml:space="preserve"> </w:t>
      </w:r>
      <w:r w:rsidR="00634DBE">
        <w:t>but</w:t>
      </w:r>
      <w:r>
        <w:t xml:space="preserve"> it can help uncover design flaws in a project well before implementation.</w:t>
      </w:r>
    </w:p>
    <w:p w:rsidR="00C7137E" w:rsidRDefault="00C7137E" w:rsidP="00496A47">
      <w:pPr>
        <w:pStyle w:val="Heading2"/>
      </w:pPr>
      <w:bookmarkStart w:id="6" w:name="_Toc506741911"/>
      <w:r>
        <w:t>1.2. First Projects for Students</w:t>
      </w:r>
    </w:p>
    <w:p w:rsidR="00C7137E" w:rsidRDefault="00C7137E" w:rsidP="003A78DA">
      <w:pPr>
        <w:pStyle w:val="Heading3"/>
      </w:pPr>
      <w:r>
        <w:t>Guidelines</w:t>
      </w:r>
    </w:p>
    <w:p w:rsidR="00C7137E" w:rsidRDefault="00C7137E" w:rsidP="00C7137E">
      <w:r>
        <w:t>As most student teams lack experience in game development or using Unreal some general guidelines for a first student project are:</w:t>
      </w:r>
    </w:p>
    <w:p w:rsidR="00C7137E" w:rsidRDefault="00C7137E" w:rsidP="00C7137E">
      <w:pPr>
        <w:pStyle w:val="ListParagraph"/>
        <w:numPr>
          <w:ilvl w:val="0"/>
          <w:numId w:val="12"/>
        </w:numPr>
      </w:pPr>
      <w:r>
        <w:t>Limit the scope of the project.</w:t>
      </w:r>
    </w:p>
    <w:p w:rsidR="00C7137E" w:rsidRDefault="00C7137E" w:rsidP="00C7137E">
      <w:pPr>
        <w:pStyle w:val="ListParagraph"/>
        <w:numPr>
          <w:ilvl w:val="0"/>
          <w:numId w:val="12"/>
        </w:numPr>
      </w:pPr>
      <w:r>
        <w:t>Keep the project simple and achievable.</w:t>
      </w:r>
    </w:p>
    <w:p w:rsidR="00C7137E" w:rsidRDefault="00C7137E" w:rsidP="00C7137E">
      <w:pPr>
        <w:pStyle w:val="ListParagraph"/>
        <w:numPr>
          <w:ilvl w:val="0"/>
          <w:numId w:val="12"/>
        </w:numPr>
      </w:pPr>
      <w:r>
        <w:t>Make sure that there are references for any mechanics to ensure the project is achievable. Making something unique and quirky is great, but it’s certainly not essential for a first project.</w:t>
      </w:r>
    </w:p>
    <w:p w:rsidR="00C7137E" w:rsidRPr="006B78E0" w:rsidRDefault="00C7137E" w:rsidP="00C7137E">
      <w:pPr>
        <w:pStyle w:val="ListParagraph"/>
        <w:numPr>
          <w:ilvl w:val="0"/>
          <w:numId w:val="12"/>
        </w:numPr>
      </w:pPr>
      <w:r>
        <w:t>Try and get a diverse mix of team members to ensure that different roles are catered for. Often friends share similar interests and teams end up being exclusively made up of programmers or exclusively artists which is detrimental to a final student deliverable.</w:t>
      </w:r>
    </w:p>
    <w:p w:rsidR="00C7137E" w:rsidRDefault="00C7137E" w:rsidP="003A78DA">
      <w:pPr>
        <w:pStyle w:val="Heading3"/>
      </w:pPr>
      <w:r>
        <w:t>First Project Ideas</w:t>
      </w:r>
    </w:p>
    <w:p w:rsidR="00C7137E" w:rsidRDefault="00C7137E" w:rsidP="003A78DA">
      <w:pPr>
        <w:pStyle w:val="Heading4"/>
      </w:pPr>
      <w:bookmarkStart w:id="7" w:name="_Toc507697518"/>
      <w:r>
        <w:t>Platformer</w:t>
      </w:r>
      <w:bookmarkEnd w:id="7"/>
    </w:p>
    <w:p w:rsidR="00C7137E" w:rsidRDefault="00C7137E" w:rsidP="00C7137E">
      <w:r>
        <w:t>Developing a simple platformer game in the style of Crash Bandicoot or Mario is a simple way of developing straight forward mechanics and leveraging Blueprint for simple gameplay additions such as jump pads or elevators.</w:t>
      </w:r>
    </w:p>
    <w:p w:rsidR="00C7137E" w:rsidRDefault="00C7137E" w:rsidP="00C7137E">
      <w:r>
        <w:t>Consider referencing</w:t>
      </w:r>
      <w:r w:rsidR="00D62AF8">
        <w:t xml:space="preserve"> from the Unreal Launcher</w:t>
      </w:r>
      <w:r>
        <w:t>:</w:t>
      </w:r>
    </w:p>
    <w:p w:rsidR="00C7137E" w:rsidRDefault="00C7137E" w:rsidP="00C7137E">
      <w:pPr>
        <w:pStyle w:val="ListParagraph"/>
        <w:numPr>
          <w:ilvl w:val="0"/>
          <w:numId w:val="13"/>
        </w:numPr>
      </w:pPr>
      <w:r>
        <w:t>Platformer Template</w:t>
      </w:r>
    </w:p>
    <w:p w:rsidR="00C7137E" w:rsidRDefault="00C7137E" w:rsidP="00C7137E">
      <w:pPr>
        <w:pStyle w:val="ListParagraph"/>
        <w:numPr>
          <w:ilvl w:val="0"/>
          <w:numId w:val="13"/>
        </w:numPr>
      </w:pPr>
      <w:r>
        <w:t>Platformer Game Sample</w:t>
      </w:r>
    </w:p>
    <w:p w:rsidR="00C7137E" w:rsidRPr="006B78E0" w:rsidRDefault="00C7137E" w:rsidP="00C7137E">
      <w:pPr>
        <w:pStyle w:val="ListParagraph"/>
        <w:numPr>
          <w:ilvl w:val="0"/>
          <w:numId w:val="13"/>
        </w:numPr>
      </w:pPr>
      <w:r>
        <w:t>Content Examples (for contraptions)</w:t>
      </w:r>
    </w:p>
    <w:p w:rsidR="00C7137E" w:rsidRDefault="00C7137E" w:rsidP="003A78DA">
      <w:pPr>
        <w:pStyle w:val="Heading4"/>
      </w:pPr>
      <w:bookmarkStart w:id="8" w:name="_Toc507697519"/>
      <w:r>
        <w:t>Puzzle Game</w:t>
      </w:r>
      <w:bookmarkEnd w:id="8"/>
    </w:p>
    <w:p w:rsidR="00C7137E" w:rsidRDefault="00C7137E" w:rsidP="00C7137E">
      <w:r>
        <w:t>A simple board</w:t>
      </w:r>
      <w:r w:rsidR="00D62AF8">
        <w:t xml:space="preserve"> </w:t>
      </w:r>
      <w:r>
        <w:t>game style project often doesn’t require much Blueprint or heavy asset development and can be easily cleaned up and refined by a small team.</w:t>
      </w:r>
    </w:p>
    <w:p w:rsidR="00C7137E" w:rsidRDefault="00D62AF8" w:rsidP="00C7137E">
      <w:r>
        <w:t>Consider referencing from the Unreal Launcher:</w:t>
      </w:r>
    </w:p>
    <w:p w:rsidR="00C7137E" w:rsidRDefault="00C7137E" w:rsidP="00C7137E">
      <w:pPr>
        <w:pStyle w:val="ListParagraph"/>
        <w:numPr>
          <w:ilvl w:val="0"/>
          <w:numId w:val="14"/>
        </w:numPr>
      </w:pPr>
      <w:r>
        <w:t>Match 3 Sample</w:t>
      </w:r>
    </w:p>
    <w:p w:rsidR="00C7137E" w:rsidRPr="006B78E0" w:rsidRDefault="00C7137E" w:rsidP="00C7137E">
      <w:pPr>
        <w:pStyle w:val="ListParagraph"/>
        <w:numPr>
          <w:ilvl w:val="0"/>
          <w:numId w:val="14"/>
        </w:numPr>
      </w:pPr>
      <w:r>
        <w:t>Radial Impact (for 2D effects)</w:t>
      </w:r>
    </w:p>
    <w:p w:rsidR="00C7137E" w:rsidRDefault="00C7137E" w:rsidP="003A78DA">
      <w:pPr>
        <w:pStyle w:val="Heading4"/>
      </w:pPr>
      <w:bookmarkStart w:id="9" w:name="_Toc507697520"/>
      <w:r>
        <w:t>Adventure Puzzle Game</w:t>
      </w:r>
      <w:bookmarkEnd w:id="9"/>
    </w:p>
    <w:p w:rsidR="00C7137E" w:rsidRDefault="00D43368" w:rsidP="003A78DA">
      <w:r>
        <w:t>Developing</w:t>
      </w:r>
      <w:r w:rsidR="00C7137E">
        <w:t xml:space="preserve"> an experience focused </w:t>
      </w:r>
      <w:r>
        <w:t>on puzzles with</w:t>
      </w:r>
      <w:r w:rsidR="00C7137E">
        <w:t>in a 3D</w:t>
      </w:r>
      <w:r w:rsidR="00900AFA">
        <w:t xml:space="preserve"> environment allows for the project to be modular and </w:t>
      </w:r>
      <w:r w:rsidR="00D62AF8">
        <w:t>have a more</w:t>
      </w:r>
      <w:r w:rsidR="00900AFA">
        <w:t xml:space="preserve"> definable</w:t>
      </w:r>
      <w:r w:rsidR="00C7137E">
        <w:t xml:space="preserve"> </w:t>
      </w:r>
      <w:r w:rsidR="00D62AF8">
        <w:t>scope.</w:t>
      </w:r>
    </w:p>
    <w:p w:rsidR="00D62AF8" w:rsidRDefault="00D62AF8" w:rsidP="00D62AF8">
      <w:r>
        <w:lastRenderedPageBreak/>
        <w:t>Consider referencing from the Unreal Launcher:</w:t>
      </w:r>
    </w:p>
    <w:p w:rsidR="00D62AF8" w:rsidRDefault="00D62AF8" w:rsidP="003A78DA">
      <w:pPr>
        <w:pStyle w:val="ListParagraph"/>
        <w:numPr>
          <w:ilvl w:val="0"/>
          <w:numId w:val="15"/>
        </w:numPr>
      </w:pPr>
      <w:r>
        <w:t>First Person Template</w:t>
      </w:r>
    </w:p>
    <w:p w:rsidR="00D62AF8" w:rsidRDefault="00D62AF8" w:rsidP="003A78DA">
      <w:pPr>
        <w:pStyle w:val="ListParagraph"/>
        <w:numPr>
          <w:ilvl w:val="0"/>
          <w:numId w:val="15"/>
        </w:numPr>
      </w:pPr>
      <w:r>
        <w:t>Blueprints Example</w:t>
      </w:r>
    </w:p>
    <w:p w:rsidR="00D62AF8" w:rsidRPr="003A78DA" w:rsidRDefault="00D62AF8" w:rsidP="003A78DA">
      <w:pPr>
        <w:pStyle w:val="ListParagraph"/>
        <w:numPr>
          <w:ilvl w:val="0"/>
          <w:numId w:val="15"/>
        </w:numPr>
      </w:pPr>
      <w:r>
        <w:t>Content Examples</w:t>
      </w:r>
    </w:p>
    <w:p w:rsidR="00FA27E5" w:rsidRDefault="00C7137E" w:rsidP="003A78DA">
      <w:pPr>
        <w:pStyle w:val="Heading4"/>
      </w:pPr>
      <w:bookmarkStart w:id="10" w:name="_Toc507697521"/>
      <w:r>
        <w:t>Third Person Action Game</w:t>
      </w:r>
      <w:bookmarkEnd w:id="10"/>
    </w:p>
    <w:p w:rsidR="00D62AF8" w:rsidRDefault="00FA27E5" w:rsidP="003A78DA">
      <w:r>
        <w:t xml:space="preserve">Beat ‘em up’s can be developed </w:t>
      </w:r>
      <w:r w:rsidR="0011345C">
        <w:t>with limited scope can be great for focusing on pawns and animation systems for a first project. When approaching a project like this be aware of limiting the number of enemies &amp; special moves as each one can slowly complicate gameplay and increase the art budget.</w:t>
      </w:r>
    </w:p>
    <w:p w:rsidR="0011345C" w:rsidRDefault="0011345C" w:rsidP="0011345C">
      <w:r>
        <w:t>Consider referencing from the Unreal Launcher:</w:t>
      </w:r>
    </w:p>
    <w:p w:rsidR="0011345C" w:rsidRDefault="0011345C" w:rsidP="0011345C">
      <w:pPr>
        <w:pStyle w:val="ListParagraph"/>
        <w:numPr>
          <w:ilvl w:val="0"/>
          <w:numId w:val="16"/>
        </w:numPr>
      </w:pPr>
      <w:r>
        <w:t>Third Person Template</w:t>
      </w:r>
    </w:p>
    <w:p w:rsidR="0011345C" w:rsidRDefault="0011345C" w:rsidP="0011345C">
      <w:pPr>
        <w:pStyle w:val="ListParagraph"/>
        <w:numPr>
          <w:ilvl w:val="0"/>
          <w:numId w:val="16"/>
        </w:numPr>
      </w:pPr>
      <w:r>
        <w:t>Couch Knights (for combos and animations)</w:t>
      </w:r>
    </w:p>
    <w:p w:rsidR="0011345C" w:rsidRPr="003A78DA" w:rsidRDefault="0011345C" w:rsidP="003A78DA">
      <w:pPr>
        <w:pStyle w:val="ListParagraph"/>
        <w:numPr>
          <w:ilvl w:val="0"/>
          <w:numId w:val="16"/>
        </w:numPr>
      </w:pPr>
      <w:r>
        <w:t xml:space="preserve">Particle Effects Demo </w:t>
      </w:r>
    </w:p>
    <w:p w:rsidR="00C7137E" w:rsidRDefault="00C7137E" w:rsidP="003A78DA">
      <w:pPr>
        <w:pStyle w:val="Heading4"/>
      </w:pPr>
      <w:bookmarkStart w:id="11" w:name="_Toc507697522"/>
      <w:r>
        <w:t>Strategy Game</w:t>
      </w:r>
      <w:bookmarkEnd w:id="11"/>
    </w:p>
    <w:p w:rsidR="00D62AF8" w:rsidRDefault="00D62AF8" w:rsidP="003A78DA">
      <w:r>
        <w:t xml:space="preserve">A top down strategy project </w:t>
      </w:r>
      <w:r w:rsidR="00AA1A18">
        <w:t xml:space="preserve">in which units can be selected and moved to perform actions in the style of XCOM or Command and Conquer is a good way to learn how different types of controllers and pawns work together through the game framework.  </w:t>
      </w:r>
    </w:p>
    <w:p w:rsidR="00AA1A18" w:rsidRDefault="00AA1A18" w:rsidP="00AA1A18">
      <w:r>
        <w:t>Consider referencing from the Unreal Launcher:</w:t>
      </w:r>
    </w:p>
    <w:p w:rsidR="00AA1A18" w:rsidRDefault="00AA1A18" w:rsidP="003A78DA">
      <w:pPr>
        <w:pStyle w:val="ListParagraph"/>
        <w:numPr>
          <w:ilvl w:val="0"/>
          <w:numId w:val="16"/>
        </w:numPr>
      </w:pPr>
      <w:r>
        <w:t>Strategy Game Example</w:t>
      </w:r>
    </w:p>
    <w:p w:rsidR="00AA1A18" w:rsidRDefault="00D320A3" w:rsidP="003A78DA">
      <w:pPr>
        <w:pStyle w:val="ListParagraph"/>
        <w:numPr>
          <w:ilvl w:val="0"/>
          <w:numId w:val="16"/>
        </w:numPr>
      </w:pPr>
      <w:r>
        <w:t>Turn Based Strategy Example</w:t>
      </w:r>
    </w:p>
    <w:p w:rsidR="00C7137E" w:rsidRPr="003A78DA" w:rsidRDefault="00D320A3" w:rsidP="003A78DA">
      <w:pPr>
        <w:pStyle w:val="ListParagraph"/>
        <w:numPr>
          <w:ilvl w:val="0"/>
          <w:numId w:val="16"/>
        </w:numPr>
      </w:pPr>
      <w:r>
        <w:t>Shooter Game (for effects and Pawn animations)</w:t>
      </w:r>
    </w:p>
    <w:p w:rsidR="00D4280B" w:rsidRDefault="00C15922" w:rsidP="00496A47">
      <w:pPr>
        <w:pStyle w:val="Heading2"/>
      </w:pPr>
      <w:r>
        <w:t>1.</w:t>
      </w:r>
      <w:r w:rsidR="00C7137E">
        <w:t>3</w:t>
      </w:r>
      <w:r w:rsidR="00335422">
        <w:t>.</w:t>
      </w:r>
      <w:r>
        <w:t xml:space="preserve"> </w:t>
      </w:r>
      <w:r w:rsidR="00D4280B">
        <w:t>Common Mistakes</w:t>
      </w:r>
      <w:bookmarkEnd w:id="6"/>
    </w:p>
    <w:p w:rsidR="00786D09" w:rsidRDefault="0001635B" w:rsidP="00786D09">
      <w:pPr>
        <w:pStyle w:val="Heading3"/>
      </w:pPr>
      <w:bookmarkStart w:id="12" w:name="_Toc506741912"/>
      <w:r>
        <w:t>Know</w:t>
      </w:r>
      <w:r w:rsidR="00C15922">
        <w:t>ing</w:t>
      </w:r>
      <w:r>
        <w:t xml:space="preserve"> </w:t>
      </w:r>
      <w:r w:rsidR="00C15922">
        <w:t>W</w:t>
      </w:r>
      <w:r>
        <w:t xml:space="preserve">hen to </w:t>
      </w:r>
      <w:r w:rsidR="00C15922">
        <w:t>A</w:t>
      </w:r>
      <w:r>
        <w:t xml:space="preserve">bandon </w:t>
      </w:r>
      <w:r w:rsidR="00604022">
        <w:t>F</w:t>
      </w:r>
      <w:r>
        <w:t xml:space="preserve">eatures </w:t>
      </w:r>
      <w:r w:rsidR="00604022">
        <w:t>and</w:t>
      </w:r>
      <w:r>
        <w:t xml:space="preserve"> </w:t>
      </w:r>
      <w:r w:rsidR="00C15922">
        <w:t>M</w:t>
      </w:r>
      <w:r>
        <w:t>echanics</w:t>
      </w:r>
      <w:bookmarkEnd w:id="12"/>
    </w:p>
    <w:p w:rsidR="0001635B" w:rsidRPr="00B112BA" w:rsidRDefault="0001635B" w:rsidP="0001635B">
      <w:r>
        <w:t>Sometimes when developing a project</w:t>
      </w:r>
      <w:r w:rsidR="00FF2783">
        <w:t>,</w:t>
      </w:r>
      <w:r>
        <w:t xml:space="preserve"> a feature or mechanic goes through several iterations and still isn’t compatible with th</w:t>
      </w:r>
      <w:r w:rsidR="00FF2783">
        <w:t xml:space="preserve">e overall game design. At some point, </w:t>
      </w:r>
      <w:r>
        <w:t>you need to ask whether th</w:t>
      </w:r>
      <w:r w:rsidR="0077185D">
        <w:t>e</w:t>
      </w:r>
      <w:r>
        <w:t xml:space="preserve"> feature has the ability to still add to your project or if it should be left in the dust. Features may also be cut due to </w:t>
      </w:r>
      <w:r w:rsidR="0059735F">
        <w:t>development-</w:t>
      </w:r>
      <w:r>
        <w:t xml:space="preserve">time issues. If something is going to take </w:t>
      </w:r>
      <w:r w:rsidR="00B2424E">
        <w:t>six</w:t>
      </w:r>
      <w:r>
        <w:t xml:space="preserve"> months to develop</w:t>
      </w:r>
      <w:r w:rsidR="00B2424E">
        <w:t>,</w:t>
      </w:r>
      <w:r>
        <w:t xml:space="preserve"> it’s potentially taking </w:t>
      </w:r>
      <w:r w:rsidR="00B2424E">
        <w:t>six</w:t>
      </w:r>
      <w:r>
        <w:t xml:space="preserve"> months of development time away from other equally or more important features.</w:t>
      </w:r>
    </w:p>
    <w:p w:rsidR="00786D09" w:rsidRDefault="00786D09" w:rsidP="00786D09">
      <w:pPr>
        <w:pStyle w:val="Heading3"/>
      </w:pPr>
      <w:bookmarkStart w:id="13" w:name="_Toc506741913"/>
      <w:r>
        <w:t xml:space="preserve">Punishment </w:t>
      </w:r>
      <w:r w:rsidR="00C15922">
        <w:t>v</w:t>
      </w:r>
      <w:r w:rsidR="00E22157">
        <w:t>ersus</w:t>
      </w:r>
      <w:r>
        <w:t xml:space="preserve"> Negative Reinforcement</w:t>
      </w:r>
      <w:bookmarkEnd w:id="13"/>
    </w:p>
    <w:p w:rsidR="00786D09" w:rsidRDefault="00786D09" w:rsidP="00786D09">
      <w:r>
        <w:t xml:space="preserve">Punishment is </w:t>
      </w:r>
      <w:r w:rsidR="0019463F">
        <w:t>used to</w:t>
      </w:r>
      <w:r w:rsidR="001C5666">
        <w:t xml:space="preserve"> </w:t>
      </w:r>
      <w:r>
        <w:t>decrease a behavior through the use of a negative stimulus</w:t>
      </w:r>
      <w:r w:rsidR="001C5666">
        <w:t>,</w:t>
      </w:r>
      <w:r>
        <w:t xml:space="preserve"> whereas negative reinforcement is </w:t>
      </w:r>
      <w:r w:rsidR="0019463F">
        <w:t>used to</w:t>
      </w:r>
      <w:r>
        <w:t xml:space="preserve"> increas</w:t>
      </w:r>
      <w:r w:rsidR="001C5666">
        <w:t>e</w:t>
      </w:r>
      <w:r>
        <w:t xml:space="preserve"> a behavior. If housemates </w:t>
      </w:r>
      <w:r w:rsidR="00A77212">
        <w:t>are</w:t>
      </w:r>
      <w:r>
        <w:t xml:space="preserve"> constantly complaining that you must do the dishes and you </w:t>
      </w:r>
      <w:r w:rsidR="005B1A26">
        <w:t>do</w:t>
      </w:r>
      <w:r>
        <w:t xml:space="preserve"> them to take away the nagging</w:t>
      </w:r>
      <w:r w:rsidR="001C5666">
        <w:t>,</w:t>
      </w:r>
      <w:r>
        <w:t xml:space="preserve"> </w:t>
      </w:r>
      <w:r w:rsidR="001C5666">
        <w:t>the complaining</w:t>
      </w:r>
      <w:r>
        <w:t xml:space="preserve"> would be an act of negative reinforcement.</w:t>
      </w:r>
    </w:p>
    <w:p w:rsidR="00F065F8" w:rsidRDefault="00F065F8">
      <w:pPr>
        <w:pStyle w:val="Heading3"/>
      </w:pPr>
      <w:bookmarkStart w:id="14" w:name="_Toc506741914"/>
      <w:r>
        <w:t>Organic Documentation</w:t>
      </w:r>
      <w:bookmarkEnd w:id="14"/>
    </w:p>
    <w:p w:rsidR="00F065F8" w:rsidRPr="00F065F8" w:rsidRDefault="00F065F8">
      <w:r>
        <w:t>Documentation being organic doesn’t mean a team should arbitrarily ignore the design document</w:t>
      </w:r>
      <w:r w:rsidR="007F3B28">
        <w:t>.</w:t>
      </w:r>
      <w:r>
        <w:t xml:space="preserve"> </w:t>
      </w:r>
      <w:r w:rsidR="007F3B28">
        <w:t>I</w:t>
      </w:r>
      <w:r>
        <w:t>t just means that when things need to change</w:t>
      </w:r>
      <w:r w:rsidR="007F3B28">
        <w:t>,</w:t>
      </w:r>
      <w:r>
        <w:t xml:space="preserve"> the document should be updated to reflect </w:t>
      </w:r>
      <w:r w:rsidR="00BC1AA1">
        <w:t>the</w:t>
      </w:r>
      <w:r w:rsidR="0019463F">
        <w:t xml:space="preserve"> </w:t>
      </w:r>
      <w:r w:rsidR="007F3B28">
        <w:t>changes</w:t>
      </w:r>
      <w:r>
        <w:t xml:space="preserve"> </w:t>
      </w:r>
      <w:r w:rsidR="00A77212">
        <w:t xml:space="preserve">in order </w:t>
      </w:r>
      <w:r>
        <w:t>to ensure there’s clarity in development of the project.</w:t>
      </w:r>
    </w:p>
    <w:p w:rsidR="00D4280B" w:rsidRDefault="00B2424E" w:rsidP="00496A47">
      <w:pPr>
        <w:pStyle w:val="Heading2"/>
        <w:rPr>
          <w:ins w:id="15" w:author="Tom Shannon" w:date="2018-04-18T09:46:00Z"/>
        </w:rPr>
      </w:pPr>
      <w:bookmarkStart w:id="16" w:name="_Toc506741915"/>
      <w:r>
        <w:lastRenderedPageBreak/>
        <w:t>1.3</w:t>
      </w:r>
      <w:r w:rsidR="00335422">
        <w:t>.</w:t>
      </w:r>
      <w:r>
        <w:t xml:space="preserve"> </w:t>
      </w:r>
      <w:bookmarkStart w:id="17" w:name="_GoBack"/>
      <w:r w:rsidR="00D4280B">
        <w:t>Supplementary</w:t>
      </w:r>
      <w:r w:rsidR="000D1D89">
        <w:t xml:space="preserve"> Resources</w:t>
      </w:r>
      <w:bookmarkEnd w:id="16"/>
    </w:p>
    <w:p w:rsidR="000E45FA" w:rsidRPr="000E45FA" w:rsidRDefault="000E45FA" w:rsidP="000E45FA">
      <w:pPr>
        <w:rPr>
          <w:rPrChange w:id="18" w:author="Tom Shannon" w:date="2018-04-18T09:46:00Z">
            <w:rPr/>
          </w:rPrChange>
        </w:rPr>
        <w:pPrChange w:id="19" w:author="Tom Shannon" w:date="2018-04-18T09:46:00Z">
          <w:pPr>
            <w:pStyle w:val="Heading2"/>
          </w:pPr>
        </w:pPrChange>
      </w:pPr>
      <w:ins w:id="20" w:author="Tom Shannon" w:date="2018-04-18T09:46:00Z">
        <w:r>
          <w:t xml:space="preserve">You will need these files to complete the Exercises on this page. These files are hosted on the Unreal Engine Marketplace and can be accessed from your Launcher by </w:t>
        </w:r>
      </w:ins>
      <w:ins w:id="21" w:author="Tom Shannon" w:date="2018-04-18T09:47:00Z">
        <w:r>
          <w:t>following</w:t>
        </w:r>
      </w:ins>
      <w:ins w:id="22" w:author="Tom Shannon" w:date="2018-04-18T09:46:00Z">
        <w:r>
          <w:t xml:space="preserve"> </w:t>
        </w:r>
      </w:ins>
      <w:ins w:id="23" w:author="Tom Shannon" w:date="2018-04-18T09:47:00Z">
        <w:r>
          <w:t>the directions below.</w:t>
        </w:r>
      </w:ins>
    </w:p>
    <w:p w:rsidR="000E45FA" w:rsidRPr="000E45FA" w:rsidRDefault="000E45FA" w:rsidP="000E45FA">
      <w:pPr>
        <w:rPr>
          <w:ins w:id="24" w:author="Tom Shannon" w:date="2018-04-18T09:42:00Z"/>
          <w:rPrChange w:id="25" w:author="Tom Shannon" w:date="2018-04-18T09:47:00Z">
            <w:rPr>
              <w:ins w:id="26" w:author="Tom Shannon" w:date="2018-04-18T09:42:00Z"/>
              <w:rFonts w:ascii="Arial" w:hAnsi="Arial" w:cs="Arial"/>
              <w:color w:val="000000"/>
              <w:sz w:val="20"/>
              <w:szCs w:val="20"/>
            </w:rPr>
          </w:rPrChange>
        </w:rPr>
        <w:pPrChange w:id="27" w:author="Tom Shannon" w:date="2018-04-18T09:47:00Z">
          <w:pPr>
            <w:shd w:val="clear" w:color="auto" w:fill="FFFFFF"/>
            <w:spacing w:after="240"/>
          </w:pPr>
        </w:pPrChange>
      </w:pPr>
      <w:ins w:id="28" w:author="Tom Shannon" w:date="2018-04-18T09:39:00Z">
        <w:r w:rsidRPr="000E45FA">
          <w:rPr>
            <w:rPrChange w:id="29" w:author="Tom Shannon" w:date="2018-04-18T09:47:00Z">
              <w:rPr>
                <w:rFonts w:ascii="Arial" w:hAnsi="Arial" w:cs="Arial"/>
                <w:color w:val="000000"/>
                <w:sz w:val="19"/>
                <w:szCs w:val="19"/>
              </w:rPr>
            </w:rPrChange>
          </w:rPr>
          <w:t>1. On the </w:t>
        </w:r>
        <w:r w:rsidRPr="000E45FA">
          <w:rPr>
            <w:rPrChange w:id="30" w:author="Tom Shannon" w:date="2018-04-18T09:47:00Z">
              <w:rPr>
                <w:rFonts w:ascii="Arial" w:hAnsi="Arial" w:cs="Arial"/>
                <w:color w:val="000000"/>
                <w:sz w:val="19"/>
                <w:szCs w:val="19"/>
              </w:rPr>
            </w:rPrChange>
          </w:rPr>
          <w:fldChar w:fldCharType="begin"/>
        </w:r>
        <w:r w:rsidRPr="000E45FA">
          <w:rPr>
            <w:rPrChange w:id="31" w:author="Tom Shannon" w:date="2018-04-18T09:47:00Z">
              <w:rPr>
                <w:rFonts w:ascii="Arial" w:hAnsi="Arial" w:cs="Arial"/>
                <w:color w:val="000000"/>
                <w:sz w:val="19"/>
                <w:szCs w:val="19"/>
              </w:rPr>
            </w:rPrChange>
          </w:rPr>
          <w:instrText xml:space="preserve"> HYPERLINK "https://www.unrealengine.com/dashboard/code-redemption" \t "_blank" </w:instrText>
        </w:r>
        <w:r w:rsidRPr="000E45FA">
          <w:rPr>
            <w:rPrChange w:id="32" w:author="Tom Shannon" w:date="2018-04-18T09:47:00Z">
              <w:rPr>
                <w:rFonts w:ascii="Arial" w:hAnsi="Arial" w:cs="Arial"/>
                <w:color w:val="000000"/>
                <w:sz w:val="19"/>
                <w:szCs w:val="19"/>
              </w:rPr>
            </w:rPrChange>
          </w:rPr>
          <w:fldChar w:fldCharType="separate"/>
        </w:r>
        <w:r w:rsidRPr="000E45FA">
          <w:rPr>
            <w:rStyle w:val="Hyperlink"/>
            <w:rPrChange w:id="33" w:author="Tom Shannon" w:date="2018-04-18T09:47:00Z">
              <w:rPr>
                <w:rStyle w:val="Hyperlink"/>
                <w:rFonts w:ascii="Arial" w:hAnsi="Arial" w:cs="Arial"/>
                <w:color w:val="1155CC"/>
                <w:sz w:val="19"/>
                <w:szCs w:val="19"/>
              </w:rPr>
            </w:rPrChange>
          </w:rPr>
          <w:t>Code Redempti</w:t>
        </w:r>
        <w:r w:rsidRPr="000E45FA">
          <w:rPr>
            <w:rStyle w:val="Hyperlink"/>
            <w:rPrChange w:id="34" w:author="Tom Shannon" w:date="2018-04-18T09:47:00Z">
              <w:rPr>
                <w:rStyle w:val="Hyperlink"/>
                <w:rFonts w:ascii="Arial" w:hAnsi="Arial" w:cs="Arial"/>
                <w:color w:val="1155CC"/>
                <w:sz w:val="19"/>
                <w:szCs w:val="19"/>
              </w:rPr>
            </w:rPrChange>
          </w:rPr>
          <w:t>o</w:t>
        </w:r>
        <w:r w:rsidRPr="000E45FA">
          <w:rPr>
            <w:rStyle w:val="Hyperlink"/>
            <w:rPrChange w:id="35" w:author="Tom Shannon" w:date="2018-04-18T09:47:00Z">
              <w:rPr>
                <w:rStyle w:val="Hyperlink"/>
                <w:rFonts w:ascii="Arial" w:hAnsi="Arial" w:cs="Arial"/>
                <w:color w:val="1155CC"/>
                <w:sz w:val="19"/>
                <w:szCs w:val="19"/>
              </w:rPr>
            </w:rPrChange>
          </w:rPr>
          <w:t>n tab</w:t>
        </w:r>
        <w:r w:rsidRPr="000E45FA">
          <w:rPr>
            <w:rPrChange w:id="36" w:author="Tom Shannon" w:date="2018-04-18T09:47:00Z">
              <w:rPr>
                <w:rFonts w:ascii="Arial" w:hAnsi="Arial" w:cs="Arial"/>
                <w:color w:val="000000"/>
                <w:sz w:val="19"/>
                <w:szCs w:val="19"/>
              </w:rPr>
            </w:rPrChange>
          </w:rPr>
          <w:fldChar w:fldCharType="end"/>
        </w:r>
        <w:r w:rsidRPr="000E45FA">
          <w:rPr>
            <w:rPrChange w:id="37" w:author="Tom Shannon" w:date="2018-04-18T09:47:00Z">
              <w:rPr>
                <w:rFonts w:ascii="Arial" w:hAnsi="Arial" w:cs="Arial"/>
                <w:color w:val="000000"/>
                <w:sz w:val="19"/>
                <w:szCs w:val="19"/>
              </w:rPr>
            </w:rPrChange>
          </w:rPr>
          <w:t> </w:t>
        </w:r>
      </w:ins>
      <w:ins w:id="38" w:author="Tom Shannon" w:date="2018-04-18T09:40:00Z">
        <w:r w:rsidRPr="000E45FA">
          <w:rPr>
            <w:rPrChange w:id="39" w:author="Tom Shannon" w:date="2018-04-18T09:47:00Z">
              <w:rPr>
                <w:rFonts w:ascii="Arial" w:hAnsi="Arial" w:cs="Arial"/>
                <w:color w:val="000000"/>
                <w:sz w:val="19"/>
                <w:szCs w:val="19"/>
              </w:rPr>
            </w:rPrChange>
          </w:rPr>
          <w:t>(</w:t>
        </w:r>
        <w:r w:rsidRPr="000E45FA">
          <w:rPr>
            <w:rPrChange w:id="40" w:author="Tom Shannon" w:date="2018-04-18T09:47:00Z">
              <w:rPr>
                <w:rFonts w:ascii="Arial" w:hAnsi="Arial" w:cs="Arial"/>
                <w:color w:val="000000"/>
                <w:sz w:val="19"/>
                <w:szCs w:val="19"/>
              </w:rPr>
            </w:rPrChange>
          </w:rPr>
          <w:fldChar w:fldCharType="begin"/>
        </w:r>
        <w:r w:rsidRPr="000E45FA">
          <w:rPr>
            <w:rPrChange w:id="41" w:author="Tom Shannon" w:date="2018-04-18T09:47:00Z">
              <w:rPr>
                <w:rFonts w:ascii="Arial" w:hAnsi="Arial" w:cs="Arial"/>
                <w:color w:val="000000"/>
                <w:sz w:val="19"/>
                <w:szCs w:val="19"/>
              </w:rPr>
            </w:rPrChange>
          </w:rPr>
          <w:instrText xml:space="preserve"> HYPERLINK "https://www.unrealengine.com/dashboard/code-redemption" </w:instrText>
        </w:r>
        <w:r w:rsidRPr="000E45FA">
          <w:rPr>
            <w:rPrChange w:id="42" w:author="Tom Shannon" w:date="2018-04-18T09:47:00Z">
              <w:rPr>
                <w:rFonts w:ascii="Arial" w:hAnsi="Arial" w:cs="Arial"/>
                <w:color w:val="000000"/>
                <w:sz w:val="19"/>
                <w:szCs w:val="19"/>
              </w:rPr>
            </w:rPrChange>
          </w:rPr>
          <w:fldChar w:fldCharType="separate"/>
        </w:r>
        <w:r w:rsidRPr="000E45FA">
          <w:rPr>
            <w:rStyle w:val="Hyperlink"/>
            <w:rPrChange w:id="43" w:author="Tom Shannon" w:date="2018-04-18T09:47:00Z">
              <w:rPr>
                <w:rStyle w:val="Hyperlink"/>
                <w:rFonts w:ascii="Arial" w:hAnsi="Arial" w:cs="Arial"/>
                <w:sz w:val="19"/>
                <w:szCs w:val="19"/>
              </w:rPr>
            </w:rPrChange>
          </w:rPr>
          <w:t>https://www.unrealengine.com/dashboard/code-redemption</w:t>
        </w:r>
        <w:r w:rsidRPr="000E45FA">
          <w:rPr>
            <w:rPrChange w:id="44" w:author="Tom Shannon" w:date="2018-04-18T09:47:00Z">
              <w:rPr>
                <w:rFonts w:ascii="Arial" w:hAnsi="Arial" w:cs="Arial"/>
                <w:color w:val="000000"/>
                <w:sz w:val="19"/>
                <w:szCs w:val="19"/>
              </w:rPr>
            </w:rPrChange>
          </w:rPr>
          <w:fldChar w:fldCharType="end"/>
        </w:r>
        <w:r w:rsidRPr="000E45FA">
          <w:rPr>
            <w:rPrChange w:id="45" w:author="Tom Shannon" w:date="2018-04-18T09:47:00Z">
              <w:rPr>
                <w:rFonts w:ascii="Arial" w:hAnsi="Arial" w:cs="Arial"/>
                <w:color w:val="000000"/>
                <w:sz w:val="19"/>
                <w:szCs w:val="19"/>
              </w:rPr>
            </w:rPrChange>
          </w:rPr>
          <w:t xml:space="preserve">) </w:t>
        </w:r>
      </w:ins>
      <w:ins w:id="46" w:author="Tom Shannon" w:date="2018-04-18T09:39:00Z">
        <w:r w:rsidRPr="000E45FA">
          <w:rPr>
            <w:rPrChange w:id="47" w:author="Tom Shannon" w:date="2018-04-18T09:47:00Z">
              <w:rPr>
                <w:rFonts w:ascii="Arial" w:hAnsi="Arial" w:cs="Arial"/>
                <w:color w:val="000000"/>
                <w:sz w:val="19"/>
                <w:szCs w:val="19"/>
              </w:rPr>
            </w:rPrChange>
          </w:rPr>
          <w:t>of your Epic personal dashboard, enter the code </w:t>
        </w:r>
        <w:r w:rsidRPr="000E45FA">
          <w:rPr>
            <w:rPrChange w:id="48" w:author="Tom Shannon" w:date="2018-04-18T09:47:00Z">
              <w:rPr>
                <w:rFonts w:ascii="Arial" w:hAnsi="Arial" w:cs="Arial"/>
                <w:b/>
                <w:bCs/>
                <w:color w:val="000000"/>
                <w:sz w:val="20"/>
                <w:szCs w:val="20"/>
              </w:rPr>
            </w:rPrChange>
          </w:rPr>
          <w:t>RXM24-3UWY3-8EFPJ-QNTCN</w:t>
        </w:r>
        <w:r w:rsidRPr="000E45FA">
          <w:rPr>
            <w:rPrChange w:id="49" w:author="Tom Shannon" w:date="2018-04-18T09:47:00Z">
              <w:rPr>
                <w:rFonts w:ascii="Arial" w:hAnsi="Arial" w:cs="Arial"/>
                <w:color w:val="000000"/>
                <w:sz w:val="20"/>
                <w:szCs w:val="20"/>
              </w:rPr>
            </w:rPrChange>
          </w:rPr>
          <w:t>, then click REDEEM and CONFIRM</w:t>
        </w:r>
        <w:r w:rsidRPr="000E45FA">
          <w:rPr>
            <w:rPrChange w:id="50" w:author="Tom Shannon" w:date="2018-04-18T09:47:00Z">
              <w:rPr>
                <w:rFonts w:ascii="Arial" w:hAnsi="Arial" w:cs="Arial"/>
                <w:color w:val="000000"/>
                <w:sz w:val="20"/>
                <w:szCs w:val="20"/>
              </w:rPr>
            </w:rPrChange>
          </w:rPr>
          <w:br/>
        </w:r>
      </w:ins>
      <w:ins w:id="51" w:author="Tom Shannon" w:date="2018-04-18T09:45:00Z">
        <w:r w:rsidRPr="000E45FA">
          <w:rPr>
            <w:rPrChange w:id="52" w:author="Tom Shannon" w:date="2018-04-18T09:47:00Z">
              <w:rPr>
                <w:rFonts w:ascii="Arial" w:hAnsi="Arial" w:cs="Arial"/>
                <w:noProof/>
                <w:color w:val="000000"/>
                <w:sz w:val="20"/>
                <w:szCs w:val="20"/>
              </w:rPr>
            </w:rPrChange>
          </w:rPr>
          <w:drawing>
            <wp:inline distT="0" distB="0" distL="0" distR="0">
              <wp:extent cx="5939790" cy="1884680"/>
              <wp:effectExtent l="57150" t="19050" r="60960" b="96520"/>
              <wp:docPr id="12" name="Picture 12" descr="C:\Users\tom.shannon\AppData\Local\Microsoft\Windows\INetCache\Content.Word\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shannon\AppData\Local\Microsoft\Windows\INetCache\Content.Word\Step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1884680"/>
                      </a:xfrm>
                      <a:prstGeom prst="rect">
                        <a:avLst/>
                      </a:prstGeom>
                      <a:noFill/>
                      <a:ln>
                        <a:noFill/>
                      </a:ln>
                      <a:effectLst>
                        <a:outerShdw blurRad="50800" dist="38100" dir="5400000" algn="t" rotWithShape="0">
                          <a:prstClr val="black">
                            <a:alpha val="40000"/>
                          </a:prstClr>
                        </a:outerShdw>
                      </a:effectLst>
                    </pic:spPr>
                  </pic:pic>
                </a:graphicData>
              </a:graphic>
            </wp:inline>
          </w:drawing>
        </w:r>
      </w:ins>
    </w:p>
    <w:p w:rsidR="000E45FA" w:rsidRPr="000E45FA" w:rsidRDefault="000E45FA" w:rsidP="000E45FA">
      <w:pPr>
        <w:rPr>
          <w:ins w:id="53" w:author="Tom Shannon" w:date="2018-04-18T09:39:00Z"/>
          <w:rPrChange w:id="54" w:author="Tom Shannon" w:date="2018-04-18T09:47:00Z">
            <w:rPr>
              <w:ins w:id="55" w:author="Tom Shannon" w:date="2018-04-18T09:39:00Z"/>
              <w:rFonts w:ascii="Arial" w:hAnsi="Arial" w:cs="Arial"/>
              <w:color w:val="222222"/>
              <w:sz w:val="19"/>
              <w:szCs w:val="19"/>
            </w:rPr>
          </w:rPrChange>
        </w:rPr>
        <w:pPrChange w:id="56" w:author="Tom Shannon" w:date="2018-04-18T09:47:00Z">
          <w:pPr>
            <w:shd w:val="clear" w:color="auto" w:fill="FFFFFF"/>
            <w:spacing w:after="240"/>
          </w:pPr>
        </w:pPrChange>
      </w:pPr>
      <w:ins w:id="57" w:author="Tom Shannon" w:date="2018-04-18T09:39:00Z">
        <w:r w:rsidRPr="000E45FA">
          <w:rPr>
            <w:rPrChange w:id="58" w:author="Tom Shannon" w:date="2018-04-18T09:47:00Z">
              <w:rPr>
                <w:rFonts w:ascii="Arial" w:hAnsi="Arial" w:cs="Arial"/>
                <w:color w:val="000000"/>
                <w:sz w:val="20"/>
                <w:szCs w:val="20"/>
              </w:rPr>
            </w:rPrChange>
          </w:rPr>
          <w:br/>
          <w:t>2. </w:t>
        </w:r>
        <w:r w:rsidRPr="000E45FA">
          <w:rPr>
            <w:rPrChange w:id="59" w:author="Tom Shannon" w:date="2018-04-18T09:47:00Z">
              <w:rPr>
                <w:rFonts w:ascii="Arial" w:hAnsi="Arial" w:cs="Arial"/>
                <w:color w:val="000000"/>
                <w:sz w:val="19"/>
                <w:szCs w:val="19"/>
              </w:rPr>
            </w:rPrChange>
          </w:rPr>
          <w:t>Open the Epic Games Launcher (</w:t>
        </w:r>
      </w:ins>
      <w:ins w:id="60" w:author="Tom Shannon" w:date="2018-04-18T09:40:00Z">
        <w:r w:rsidRPr="000E45FA">
          <w:rPr>
            <w:rPrChange w:id="61" w:author="Tom Shannon" w:date="2018-04-18T09:47:00Z">
              <w:rPr>
                <w:rFonts w:ascii="Arial" w:hAnsi="Arial" w:cs="Arial"/>
                <w:color w:val="000000"/>
                <w:sz w:val="19"/>
                <w:szCs w:val="19"/>
              </w:rPr>
            </w:rPrChange>
          </w:rPr>
          <w:t>you can download the</w:t>
        </w:r>
      </w:ins>
      <w:ins w:id="62" w:author="Tom Shannon" w:date="2018-04-18T09:39:00Z">
        <w:r w:rsidRPr="000E45FA">
          <w:rPr>
            <w:rPrChange w:id="63" w:author="Tom Shannon" w:date="2018-04-18T09:47:00Z">
              <w:rPr>
                <w:rFonts w:ascii="Arial" w:hAnsi="Arial" w:cs="Arial"/>
                <w:color w:val="000000"/>
                <w:sz w:val="19"/>
                <w:szCs w:val="19"/>
              </w:rPr>
            </w:rPrChange>
          </w:rPr>
          <w:t> </w:t>
        </w:r>
        <w:r w:rsidRPr="000E45FA">
          <w:rPr>
            <w:rPrChange w:id="64" w:author="Tom Shannon" w:date="2018-04-18T09:47:00Z">
              <w:rPr>
                <w:rFonts w:ascii="Arial" w:hAnsi="Arial" w:cs="Arial"/>
                <w:color w:val="000000"/>
                <w:sz w:val="19"/>
                <w:szCs w:val="19"/>
              </w:rPr>
            </w:rPrChange>
          </w:rPr>
          <w:fldChar w:fldCharType="begin"/>
        </w:r>
        <w:r w:rsidRPr="000E45FA">
          <w:rPr>
            <w:rPrChange w:id="65" w:author="Tom Shannon" w:date="2018-04-18T09:47:00Z">
              <w:rPr>
                <w:rFonts w:ascii="Arial" w:hAnsi="Arial" w:cs="Arial"/>
                <w:color w:val="000000"/>
                <w:sz w:val="19"/>
                <w:szCs w:val="19"/>
              </w:rPr>
            </w:rPrChange>
          </w:rPr>
          <w:instrText xml:space="preserve"> HYPERLINK "https://www.unrealengine.com/download" \t "_blank" </w:instrText>
        </w:r>
        <w:r w:rsidRPr="000E45FA">
          <w:rPr>
            <w:rPrChange w:id="66" w:author="Tom Shannon" w:date="2018-04-18T09:47:00Z">
              <w:rPr>
                <w:rFonts w:ascii="Arial" w:hAnsi="Arial" w:cs="Arial"/>
                <w:color w:val="000000"/>
                <w:sz w:val="19"/>
                <w:szCs w:val="19"/>
              </w:rPr>
            </w:rPrChange>
          </w:rPr>
          <w:fldChar w:fldCharType="separate"/>
        </w:r>
        <w:r w:rsidRPr="000E45FA">
          <w:rPr>
            <w:rStyle w:val="Hyperlink"/>
            <w:rPrChange w:id="67" w:author="Tom Shannon" w:date="2018-04-18T09:47:00Z">
              <w:rPr>
                <w:rStyle w:val="Hyperlink"/>
                <w:rFonts w:ascii="Arial" w:hAnsi="Arial" w:cs="Arial"/>
                <w:color w:val="1155CC"/>
                <w:sz w:val="19"/>
                <w:szCs w:val="19"/>
              </w:rPr>
            </w:rPrChange>
          </w:rPr>
          <w:t>Lau</w:t>
        </w:r>
        <w:r w:rsidRPr="000E45FA">
          <w:rPr>
            <w:rStyle w:val="Hyperlink"/>
            <w:rPrChange w:id="68" w:author="Tom Shannon" w:date="2018-04-18T09:47:00Z">
              <w:rPr>
                <w:rStyle w:val="Hyperlink"/>
                <w:rFonts w:ascii="Arial" w:hAnsi="Arial" w:cs="Arial"/>
                <w:color w:val="1155CC"/>
                <w:sz w:val="19"/>
                <w:szCs w:val="19"/>
              </w:rPr>
            </w:rPrChange>
          </w:rPr>
          <w:t>n</w:t>
        </w:r>
        <w:r w:rsidRPr="000E45FA">
          <w:rPr>
            <w:rStyle w:val="Hyperlink"/>
            <w:rPrChange w:id="69" w:author="Tom Shannon" w:date="2018-04-18T09:47:00Z">
              <w:rPr>
                <w:rStyle w:val="Hyperlink"/>
                <w:rFonts w:ascii="Arial" w:hAnsi="Arial" w:cs="Arial"/>
                <w:color w:val="1155CC"/>
                <w:sz w:val="19"/>
                <w:szCs w:val="19"/>
              </w:rPr>
            </w:rPrChange>
          </w:rPr>
          <w:t>cher</w:t>
        </w:r>
        <w:r w:rsidRPr="000E45FA">
          <w:rPr>
            <w:rPrChange w:id="70" w:author="Tom Shannon" w:date="2018-04-18T09:47:00Z">
              <w:rPr>
                <w:rFonts w:ascii="Arial" w:hAnsi="Arial" w:cs="Arial"/>
                <w:color w:val="000000"/>
                <w:sz w:val="19"/>
                <w:szCs w:val="19"/>
              </w:rPr>
            </w:rPrChange>
          </w:rPr>
          <w:fldChar w:fldCharType="end"/>
        </w:r>
      </w:ins>
      <w:ins w:id="71" w:author="Tom Shannon" w:date="2018-04-18T09:40:00Z">
        <w:r w:rsidRPr="000E45FA">
          <w:rPr>
            <w:rPrChange w:id="72" w:author="Tom Shannon" w:date="2018-04-18T09:47:00Z">
              <w:rPr>
                <w:rFonts w:ascii="Arial" w:hAnsi="Arial" w:cs="Arial"/>
                <w:color w:val="000000"/>
                <w:sz w:val="19"/>
                <w:szCs w:val="19"/>
              </w:rPr>
            </w:rPrChange>
          </w:rPr>
          <w:t xml:space="preserve"> </w:t>
        </w:r>
        <w:r w:rsidRPr="000E45FA">
          <w:rPr>
            <w:rPrChange w:id="73" w:author="Tom Shannon" w:date="2018-04-18T09:47:00Z">
              <w:rPr>
                <w:rFonts w:ascii="Arial" w:hAnsi="Arial" w:cs="Arial"/>
                <w:color w:val="000000"/>
                <w:sz w:val="19"/>
                <w:szCs w:val="19"/>
              </w:rPr>
            </w:rPrChange>
          </w:rPr>
          <w:fldChar w:fldCharType="begin"/>
        </w:r>
        <w:r w:rsidRPr="000E45FA">
          <w:rPr>
            <w:rPrChange w:id="74" w:author="Tom Shannon" w:date="2018-04-18T09:47:00Z">
              <w:rPr>
                <w:rFonts w:ascii="Arial" w:hAnsi="Arial" w:cs="Arial"/>
                <w:color w:val="000000"/>
                <w:sz w:val="19"/>
                <w:szCs w:val="19"/>
              </w:rPr>
            </w:rPrChange>
          </w:rPr>
          <w:instrText xml:space="preserve"> HYPERLINK "https://www.unrealengine.com/download" </w:instrText>
        </w:r>
        <w:r w:rsidRPr="000E45FA">
          <w:rPr>
            <w:rPrChange w:id="75" w:author="Tom Shannon" w:date="2018-04-18T09:47:00Z">
              <w:rPr>
                <w:rFonts w:ascii="Arial" w:hAnsi="Arial" w:cs="Arial"/>
                <w:color w:val="000000"/>
                <w:sz w:val="19"/>
                <w:szCs w:val="19"/>
              </w:rPr>
            </w:rPrChange>
          </w:rPr>
        </w:r>
        <w:r w:rsidRPr="000E45FA">
          <w:rPr>
            <w:rPrChange w:id="76" w:author="Tom Shannon" w:date="2018-04-18T09:47:00Z">
              <w:rPr>
                <w:rFonts w:ascii="Arial" w:hAnsi="Arial" w:cs="Arial"/>
                <w:color w:val="000000"/>
                <w:sz w:val="19"/>
                <w:szCs w:val="19"/>
              </w:rPr>
            </w:rPrChange>
          </w:rPr>
          <w:fldChar w:fldCharType="separate"/>
        </w:r>
        <w:r w:rsidRPr="000E45FA">
          <w:rPr>
            <w:rStyle w:val="Hyperlink"/>
            <w:rPrChange w:id="77" w:author="Tom Shannon" w:date="2018-04-18T09:47:00Z">
              <w:rPr>
                <w:rStyle w:val="Hyperlink"/>
                <w:rFonts w:ascii="Arial" w:hAnsi="Arial" w:cs="Arial"/>
                <w:sz w:val="19"/>
                <w:szCs w:val="19"/>
              </w:rPr>
            </w:rPrChange>
          </w:rPr>
          <w:t>here </w:t>
        </w:r>
        <w:r w:rsidRPr="000E45FA">
          <w:rPr>
            <w:rPrChange w:id="78" w:author="Tom Shannon" w:date="2018-04-18T09:47:00Z">
              <w:rPr>
                <w:rFonts w:ascii="Arial" w:hAnsi="Arial" w:cs="Arial"/>
                <w:color w:val="000000"/>
                <w:sz w:val="19"/>
                <w:szCs w:val="19"/>
              </w:rPr>
            </w:rPrChange>
          </w:rPr>
          <w:fldChar w:fldCharType="end"/>
        </w:r>
      </w:ins>
      <w:ins w:id="79" w:author="Tom Shannon" w:date="2018-04-18T09:39:00Z">
        <w:r w:rsidRPr="000E45FA">
          <w:rPr>
            <w:rPrChange w:id="80" w:author="Tom Shannon" w:date="2018-04-18T09:47:00Z">
              <w:rPr>
                <w:rFonts w:ascii="Arial" w:hAnsi="Arial" w:cs="Arial"/>
                <w:color w:val="000000"/>
                <w:sz w:val="19"/>
                <w:szCs w:val="19"/>
              </w:rPr>
            </w:rPrChange>
          </w:rPr>
          <w:t>if you need it), navigate to the Vault section of the Unreal Engine Library tab, and click Create Project on Academic Examples or Bird of Prey</w:t>
        </w:r>
      </w:ins>
      <w:ins w:id="81" w:author="Tom Shannon" w:date="2018-04-18T09:42:00Z">
        <w:r w:rsidRPr="000E45FA">
          <w:rPr>
            <w:rPrChange w:id="82" w:author="Tom Shannon" w:date="2018-04-18T09:47:00Z">
              <w:rPr>
                <w:rFonts w:ascii="Arial" w:hAnsi="Arial" w:cs="Arial"/>
                <w:color w:val="000000"/>
                <w:sz w:val="19"/>
                <w:szCs w:val="19"/>
              </w:rPr>
            </w:rPrChange>
          </w:rPr>
          <w:br/>
        </w:r>
        <w:r w:rsidRPr="000E45FA">
          <w:rPr>
            <w:rPrChange w:id="83" w:author="Tom Shannon" w:date="2018-04-18T09:47:00Z">
              <w:rPr>
                <w:rFonts w:ascii="Arial" w:hAnsi="Arial" w:cs="Arial"/>
                <w:noProof/>
                <w:color w:val="000000"/>
                <w:sz w:val="20"/>
                <w:szCs w:val="20"/>
              </w:rPr>
            </w:rPrChange>
          </w:rPr>
          <w:drawing>
            <wp:inline distT="0" distB="0" distL="0" distR="0">
              <wp:extent cx="5772647" cy="3219111"/>
              <wp:effectExtent l="57150" t="19050" r="57150" b="95885"/>
              <wp:docPr id="10" name="Picture 10" descr="C:\Users\tom.shannon\AppData\Local\Microsoft\Windows\INetCache\Content.Word\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m.shannon\AppData\Local\Microsoft\Windows\INetCache\Content.Word\Step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7934" cy="3222059"/>
                      </a:xfrm>
                      <a:prstGeom prst="rect">
                        <a:avLst/>
                      </a:prstGeom>
                      <a:noFill/>
                      <a:ln>
                        <a:noFill/>
                      </a:ln>
                      <a:effectLst>
                        <a:outerShdw blurRad="50800" dist="38100" dir="5400000" algn="t" rotWithShape="0">
                          <a:prstClr val="black">
                            <a:alpha val="40000"/>
                          </a:prstClr>
                        </a:outerShdw>
                      </a:effectLst>
                    </pic:spPr>
                  </pic:pic>
                </a:graphicData>
              </a:graphic>
            </wp:inline>
          </w:drawing>
        </w:r>
      </w:ins>
      <w:ins w:id="84" w:author="Tom Shannon" w:date="2018-04-18T09:39:00Z">
        <w:r w:rsidRPr="000E45FA">
          <w:rPr>
            <w:rPrChange w:id="85" w:author="Tom Shannon" w:date="2018-04-18T09:47:00Z">
              <w:rPr>
                <w:rFonts w:ascii="Arial" w:hAnsi="Arial" w:cs="Arial"/>
                <w:color w:val="222222"/>
                <w:sz w:val="19"/>
                <w:szCs w:val="19"/>
              </w:rPr>
            </w:rPrChange>
          </w:rPr>
          <w:br/>
        </w:r>
        <w:r w:rsidRPr="000E45FA">
          <w:rPr>
            <w:rPrChange w:id="86" w:author="Tom Shannon" w:date="2018-04-18T09:47:00Z">
              <w:rPr>
                <w:rFonts w:ascii="Arial" w:hAnsi="Arial" w:cs="Arial"/>
                <w:color w:val="222222"/>
                <w:sz w:val="19"/>
                <w:szCs w:val="19"/>
              </w:rPr>
            </w:rPrChange>
          </w:rPr>
          <w:br/>
        </w:r>
        <w:r w:rsidRPr="000E45FA">
          <w:rPr>
            <w:rPrChange w:id="87" w:author="Tom Shannon" w:date="2018-04-18T09:47:00Z">
              <w:rPr>
                <w:rFonts w:ascii="Arial" w:hAnsi="Arial" w:cs="Arial"/>
                <w:color w:val="222222"/>
                <w:sz w:val="19"/>
                <w:szCs w:val="19"/>
              </w:rPr>
            </w:rPrChange>
          </w:rPr>
          <w:lastRenderedPageBreak/>
          <w:t>3. Choose a project name and location and click Create</w:t>
        </w:r>
        <w:r w:rsidRPr="000E45FA">
          <w:rPr>
            <w:rPrChange w:id="88" w:author="Tom Shannon" w:date="2018-04-18T09:47:00Z">
              <w:rPr>
                <w:rFonts w:ascii="Arial" w:hAnsi="Arial" w:cs="Arial"/>
                <w:color w:val="222222"/>
                <w:sz w:val="19"/>
                <w:szCs w:val="19"/>
              </w:rPr>
            </w:rPrChange>
          </w:rPr>
          <w:br/>
        </w:r>
      </w:ins>
      <w:ins w:id="89" w:author="Tom Shannon" w:date="2018-04-18T09:42:00Z">
        <w:r w:rsidRPr="000E45FA">
          <w:rPr>
            <w:rPrChange w:id="90" w:author="Tom Shannon" w:date="2018-04-18T09:47:00Z">
              <w:rPr>
                <w:rFonts w:ascii="Arial" w:hAnsi="Arial" w:cs="Arial"/>
                <w:i/>
                <w:noProof/>
                <w:color w:val="000000"/>
                <w:sz w:val="19"/>
                <w:szCs w:val="19"/>
              </w:rPr>
            </w:rPrChange>
          </w:rPr>
          <w:drawing>
            <wp:inline distT="0" distB="0" distL="0" distR="0">
              <wp:extent cx="4707172" cy="2297842"/>
              <wp:effectExtent l="57150" t="19050" r="55880" b="102870"/>
              <wp:docPr id="7" name="Picture 7" descr="C:\Users\tom.shannon\AppData\Local\Microsoft\Windows\INetCache\Content.Word\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m.shannon\AppData\Local\Microsoft\Windows\INetCache\Content.Word\Step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1593" cy="2300000"/>
                      </a:xfrm>
                      <a:prstGeom prst="rect">
                        <a:avLst/>
                      </a:prstGeom>
                      <a:noFill/>
                      <a:ln>
                        <a:noFill/>
                      </a:ln>
                      <a:effectLst>
                        <a:outerShdw blurRad="50800" dist="38100" dir="5400000" algn="t" rotWithShape="0">
                          <a:prstClr val="black">
                            <a:alpha val="40000"/>
                          </a:prstClr>
                        </a:outerShdw>
                      </a:effectLst>
                    </pic:spPr>
                  </pic:pic>
                </a:graphicData>
              </a:graphic>
            </wp:inline>
          </w:drawing>
        </w:r>
      </w:ins>
    </w:p>
    <w:p w:rsidR="000E45FA" w:rsidRPr="000E45FA" w:rsidRDefault="000E45FA" w:rsidP="000E45FA">
      <w:pPr>
        <w:rPr>
          <w:ins w:id="91" w:author="Tom Shannon" w:date="2018-04-18T09:39:00Z"/>
          <w:rPrChange w:id="92" w:author="Tom Shannon" w:date="2018-04-18T09:47:00Z">
            <w:rPr>
              <w:ins w:id="93" w:author="Tom Shannon" w:date="2018-04-18T09:39:00Z"/>
              <w:rFonts w:ascii="Arial" w:hAnsi="Arial" w:cs="Arial"/>
              <w:color w:val="222222"/>
              <w:sz w:val="19"/>
              <w:szCs w:val="19"/>
            </w:rPr>
          </w:rPrChange>
        </w:rPr>
        <w:pPrChange w:id="94" w:author="Tom Shannon" w:date="2018-04-18T09:47:00Z">
          <w:pPr>
            <w:shd w:val="clear" w:color="auto" w:fill="FFFFFF"/>
            <w:spacing w:after="0"/>
          </w:pPr>
        </w:pPrChange>
      </w:pPr>
      <w:ins w:id="95" w:author="Tom Shannon" w:date="2018-04-18T09:39:00Z">
        <w:r w:rsidRPr="000E45FA">
          <w:rPr>
            <w:rPrChange w:id="96" w:author="Tom Shannon" w:date="2018-04-18T09:47:00Z">
              <w:rPr>
                <w:rFonts w:ascii="Arial" w:hAnsi="Arial" w:cs="Arial"/>
                <w:color w:val="222222"/>
                <w:sz w:val="19"/>
                <w:szCs w:val="19"/>
              </w:rPr>
            </w:rPrChange>
          </w:rPr>
          <w:t>And that's it! If you have any further questions about how to download these products from the Epic Games Launcher, please contact </w:t>
        </w:r>
        <w:r w:rsidRPr="000E45FA">
          <w:rPr>
            <w:rPrChange w:id="97" w:author="Tom Shannon" w:date="2018-04-18T09:47:00Z">
              <w:rPr>
                <w:rFonts w:ascii="Arial" w:hAnsi="Arial" w:cs="Arial"/>
                <w:color w:val="222222"/>
                <w:sz w:val="19"/>
                <w:szCs w:val="19"/>
              </w:rPr>
            </w:rPrChange>
          </w:rPr>
          <w:fldChar w:fldCharType="begin"/>
        </w:r>
        <w:r w:rsidRPr="000E45FA">
          <w:rPr>
            <w:rPrChange w:id="98" w:author="Tom Shannon" w:date="2018-04-18T09:47:00Z">
              <w:rPr>
                <w:rFonts w:ascii="Arial" w:hAnsi="Arial" w:cs="Arial"/>
                <w:color w:val="222222"/>
                <w:sz w:val="19"/>
                <w:szCs w:val="19"/>
              </w:rPr>
            </w:rPrChange>
          </w:rPr>
          <w:instrText xml:space="preserve"> HYPERLINK "mailto:marketplace-support@unrealengine.com" \t "_blank" </w:instrText>
        </w:r>
        <w:r w:rsidRPr="000E45FA">
          <w:rPr>
            <w:rPrChange w:id="99" w:author="Tom Shannon" w:date="2018-04-18T09:47:00Z">
              <w:rPr>
                <w:rFonts w:ascii="Arial" w:hAnsi="Arial" w:cs="Arial"/>
                <w:color w:val="222222"/>
                <w:sz w:val="19"/>
                <w:szCs w:val="19"/>
              </w:rPr>
            </w:rPrChange>
          </w:rPr>
          <w:fldChar w:fldCharType="separate"/>
        </w:r>
        <w:r w:rsidRPr="000E45FA">
          <w:rPr>
            <w:rStyle w:val="Hyperlink"/>
            <w:rPrChange w:id="100" w:author="Tom Shannon" w:date="2018-04-18T09:47:00Z">
              <w:rPr>
                <w:rStyle w:val="Hyperlink"/>
                <w:rFonts w:ascii="Arial" w:hAnsi="Arial" w:cs="Arial"/>
                <w:color w:val="1155CC"/>
                <w:sz w:val="19"/>
                <w:szCs w:val="19"/>
              </w:rPr>
            </w:rPrChange>
          </w:rPr>
          <w:t>marketplace-support@unrealengine.com</w:t>
        </w:r>
        <w:r w:rsidRPr="000E45FA">
          <w:rPr>
            <w:rPrChange w:id="101" w:author="Tom Shannon" w:date="2018-04-18T09:47:00Z">
              <w:rPr>
                <w:rFonts w:ascii="Arial" w:hAnsi="Arial" w:cs="Arial"/>
                <w:color w:val="222222"/>
                <w:sz w:val="19"/>
                <w:szCs w:val="19"/>
              </w:rPr>
            </w:rPrChange>
          </w:rPr>
          <w:fldChar w:fldCharType="end"/>
        </w:r>
        <w:r w:rsidRPr="000E45FA">
          <w:rPr>
            <w:rPrChange w:id="102" w:author="Tom Shannon" w:date="2018-04-18T09:47:00Z">
              <w:rPr>
                <w:rFonts w:ascii="Arial" w:hAnsi="Arial" w:cs="Arial"/>
                <w:color w:val="222222"/>
                <w:sz w:val="19"/>
                <w:szCs w:val="19"/>
              </w:rPr>
            </w:rPrChange>
          </w:rPr>
          <w:t>.</w:t>
        </w:r>
      </w:ins>
    </w:p>
    <w:bookmarkEnd w:id="17"/>
    <w:p w:rsidR="00F5174A" w:rsidDel="000E45FA" w:rsidRDefault="00E846F4" w:rsidP="00F5174A">
      <w:pPr>
        <w:rPr>
          <w:del w:id="103" w:author="Tom Shannon" w:date="2018-04-18T09:39:00Z"/>
          <w:b/>
        </w:rPr>
      </w:pPr>
      <w:del w:id="104" w:author="Tom Shannon" w:date="2018-04-18T09:39:00Z">
        <w:r w:rsidDel="000E45FA">
          <w:delText xml:space="preserve">Academic </w:delText>
        </w:r>
        <w:r w:rsidR="00B2424E" w:rsidDel="000E45FA">
          <w:delText>e</w:delText>
        </w:r>
        <w:r w:rsidDel="000E45FA">
          <w:delText>xamples can be obtained from</w:delText>
        </w:r>
      </w:del>
      <w:del w:id="105" w:author="Tom Shannon" w:date="2018-04-17T15:47:00Z">
        <w:r w:rsidDel="00862088">
          <w:delText xml:space="preserve"> </w:delText>
        </w:r>
        <w:r w:rsidRPr="00496A47" w:rsidDel="00862088">
          <w:rPr>
            <w:b/>
            <w:highlight w:val="yellow"/>
          </w:rPr>
          <w:delText>[MELANIE THIS WILL BE A LINK TO THE EXAMPLES URL. REMEMBER TO UPDATE THIS WHEN WE’RE GOLD AND IT’S UPLOADED]</w:delText>
        </w:r>
        <w:r w:rsidR="00316E62" w:rsidDel="00862088">
          <w:rPr>
            <w:b/>
          </w:rPr>
          <w:delText>.</w:delText>
        </w:r>
      </w:del>
    </w:p>
    <w:p w:rsidR="00E846F4" w:rsidRPr="00E846F4" w:rsidDel="000E45FA" w:rsidRDefault="006D6631" w:rsidP="00F5174A">
      <w:pPr>
        <w:rPr>
          <w:del w:id="106" w:author="Tom Shannon" w:date="2018-04-18T09:39:00Z"/>
          <w:b/>
        </w:rPr>
      </w:pPr>
      <w:del w:id="107" w:author="Tom Shannon" w:date="2018-04-18T09:39:00Z">
        <w:r w:rsidDel="000E45FA">
          <w:delText xml:space="preserve">The </w:delText>
        </w:r>
        <w:r w:rsidR="00E846F4" w:rsidDel="000E45FA">
          <w:delText>Bird of Prey</w:delText>
        </w:r>
        <w:r w:rsidDel="000E45FA">
          <w:delText xml:space="preserve"> demo</w:delText>
        </w:r>
        <w:r w:rsidR="00E846F4" w:rsidDel="000E45FA">
          <w:delText xml:space="preserve"> can be obtained from </w:delText>
        </w:r>
      </w:del>
      <w:del w:id="108" w:author="Tom Shannon" w:date="2018-04-17T15:47:00Z">
        <w:r w:rsidR="00E846F4" w:rsidRPr="00496A47" w:rsidDel="00862088">
          <w:rPr>
            <w:b/>
            <w:highlight w:val="yellow"/>
          </w:rPr>
          <w:delText>[MELANIE THIS IS A LINK TO THE BIRD OF PREY DEMO URL. REMEMBER TO UPDATE THIS WHEN WE’RE GOLD AND IT’S ALSO UPLOADED]</w:delText>
        </w:r>
        <w:r w:rsidR="00E846F4" w:rsidDel="00862088">
          <w:rPr>
            <w:b/>
          </w:rPr>
          <w:delText xml:space="preserve"> </w:delText>
        </w:r>
        <w:r w:rsidR="00316E62" w:rsidDel="00862088">
          <w:rPr>
            <w:b/>
          </w:rPr>
          <w:delText>.</w:delText>
        </w:r>
      </w:del>
    </w:p>
    <w:p w:rsidR="00830EAD" w:rsidDel="000E45FA" w:rsidRDefault="00830EAD" w:rsidP="005C2EFC">
      <w:pPr>
        <w:rPr>
          <w:del w:id="109" w:author="Tom Shannon" w:date="2018-04-18T09:39:00Z"/>
        </w:rPr>
      </w:pPr>
    </w:p>
    <w:p w:rsidR="0023629B" w:rsidRDefault="00E613C0" w:rsidP="0023629B">
      <w:pPr>
        <w:pStyle w:val="Heading1"/>
      </w:pPr>
      <w:bookmarkStart w:id="110" w:name="_Toc506741916"/>
      <w:r>
        <w:lastRenderedPageBreak/>
        <w:t>Exercises</w:t>
      </w:r>
      <w:bookmarkEnd w:id="110"/>
    </w:p>
    <w:p w:rsidR="00575403" w:rsidRPr="00BA193D" w:rsidRDefault="00575403" w:rsidP="005564BC">
      <w:pPr>
        <w:pStyle w:val="Heading2"/>
      </w:pPr>
      <w:bookmarkStart w:id="111" w:name="_Toc493775923"/>
      <w:bookmarkStart w:id="112" w:name="_Toc494360470"/>
      <w:bookmarkStart w:id="113" w:name="_Toc506741917"/>
      <w:r w:rsidRPr="00BA193D">
        <w:t xml:space="preserve">Exercise </w:t>
      </w:r>
      <w:r>
        <w:t>1A</w:t>
      </w:r>
      <w:r w:rsidR="00082353">
        <w:t>:</w:t>
      </w:r>
      <w:bookmarkEnd w:id="111"/>
      <w:r>
        <w:t xml:space="preserve"> </w:t>
      </w:r>
      <w:bookmarkEnd w:id="112"/>
      <w:r>
        <w:t>Discussing Game Design</w:t>
      </w:r>
      <w:bookmarkEnd w:id="113"/>
    </w:p>
    <w:p w:rsidR="00575403" w:rsidRPr="00575403" w:rsidRDefault="00575403" w:rsidP="00575403">
      <w:r w:rsidRPr="00575403">
        <w:rPr>
          <w:b/>
        </w:rPr>
        <w:t>Deliverables:</w:t>
      </w:r>
      <w:r w:rsidRPr="00BA193D">
        <w:t xml:space="preserve"> </w:t>
      </w:r>
      <w:r>
        <w:t>In-class observation</w:t>
      </w:r>
    </w:p>
    <w:p w:rsidR="008C7F03" w:rsidRPr="008C7F03" w:rsidRDefault="00F9175A" w:rsidP="008C7F03">
      <w:r>
        <w:t>Since</w:t>
      </w:r>
      <w:r w:rsidR="008C7F03">
        <w:t xml:space="preserve"> this class will be the first </w:t>
      </w:r>
      <w:r w:rsidR="002D47F0">
        <w:t>to</w:t>
      </w:r>
      <w:r w:rsidR="008C7F03">
        <w:t xml:space="preserve"> cover game development</w:t>
      </w:r>
      <w:r w:rsidR="0019463F">
        <w:t>,</w:t>
      </w:r>
      <w:r w:rsidR="008C7F03">
        <w:t xml:space="preserve"> it is recommended that you initially foster </w:t>
      </w:r>
      <w:r w:rsidR="00BD632C">
        <w:t xml:space="preserve">class </w:t>
      </w:r>
      <w:r w:rsidR="00157A69">
        <w:t xml:space="preserve">discussion that </w:t>
      </w:r>
      <w:r w:rsidR="003410D3">
        <w:t>focus</w:t>
      </w:r>
      <w:r w:rsidR="00157A69">
        <w:t>es</w:t>
      </w:r>
      <w:r w:rsidR="003410D3">
        <w:t xml:space="preserve"> on</w:t>
      </w:r>
      <w:r w:rsidR="004A4DC8">
        <w:t xml:space="preserve"> the</w:t>
      </w:r>
      <w:r w:rsidR="008C7F03">
        <w:t xml:space="preserve"> following topics and questions. This exercise is based on game development concepts</w:t>
      </w:r>
      <w:r w:rsidR="00BA3DCA">
        <w:t>,</w:t>
      </w:r>
      <w:r w:rsidR="008C7F03">
        <w:t xml:space="preserve"> and since it’s likely that any class will </w:t>
      </w:r>
      <w:r w:rsidR="00157A69">
        <w:t>include students with</w:t>
      </w:r>
      <w:r w:rsidR="008C7F03">
        <w:t xml:space="preserve"> </w:t>
      </w:r>
      <w:r w:rsidR="00157A69">
        <w:t>variable levels</w:t>
      </w:r>
      <w:r w:rsidR="008C7F03">
        <w:t xml:space="preserve"> of understanding of these concepts</w:t>
      </w:r>
      <w:r w:rsidR="00BA3DCA">
        <w:t>,</w:t>
      </w:r>
      <w:r w:rsidR="008C7F03">
        <w:t xml:space="preserve"> a group discussion before a quiz is employed.</w:t>
      </w:r>
    </w:p>
    <w:p w:rsidR="00E613C0" w:rsidRPr="006315BE" w:rsidRDefault="006315BE" w:rsidP="00E613C0">
      <w:pPr>
        <w:rPr>
          <w:b/>
        </w:rPr>
      </w:pPr>
      <w:r w:rsidRPr="006315BE">
        <w:rPr>
          <w:b/>
        </w:rPr>
        <w:t>Directions</w:t>
      </w:r>
      <w:r w:rsidR="00B54E20">
        <w:rPr>
          <w:b/>
        </w:rPr>
        <w:t xml:space="preserve"> </w:t>
      </w:r>
      <w:r w:rsidR="0019463F">
        <w:rPr>
          <w:b/>
        </w:rPr>
        <w:t>and</w:t>
      </w:r>
      <w:r w:rsidR="008943EF">
        <w:rPr>
          <w:b/>
        </w:rPr>
        <w:t xml:space="preserve"> Q</w:t>
      </w:r>
      <w:r w:rsidR="0019463F">
        <w:rPr>
          <w:b/>
        </w:rPr>
        <w:t xml:space="preserve">uestions </w:t>
      </w:r>
      <w:r w:rsidR="00B54E20">
        <w:rPr>
          <w:b/>
        </w:rPr>
        <w:t xml:space="preserve">for </w:t>
      </w:r>
      <w:r w:rsidR="008943EF">
        <w:rPr>
          <w:b/>
        </w:rPr>
        <w:t>C</w:t>
      </w:r>
      <w:r w:rsidR="00B54E20">
        <w:rPr>
          <w:b/>
        </w:rPr>
        <w:t xml:space="preserve">lass </w:t>
      </w:r>
      <w:r w:rsidR="008943EF">
        <w:rPr>
          <w:b/>
        </w:rPr>
        <w:t>D</w:t>
      </w:r>
      <w:r w:rsidR="00B54E20">
        <w:rPr>
          <w:b/>
        </w:rPr>
        <w:t>iscussion</w:t>
      </w:r>
    </w:p>
    <w:p w:rsidR="00E613C0" w:rsidRDefault="002E372D" w:rsidP="00E613C0">
      <w:pPr>
        <w:pStyle w:val="ListParagraph"/>
        <w:numPr>
          <w:ilvl w:val="0"/>
          <w:numId w:val="1"/>
        </w:numPr>
      </w:pPr>
      <w:r>
        <w:t xml:space="preserve">Discuss projects with the class in a </w:t>
      </w:r>
      <w:r>
        <w:rPr>
          <w:b/>
        </w:rPr>
        <w:t>game design context</w:t>
      </w:r>
      <w:r>
        <w:t>. If you’re concerned about the difficulty</w:t>
      </w:r>
      <w:r w:rsidR="007B7B65">
        <w:t>,</w:t>
      </w:r>
      <w:r>
        <w:t xml:space="preserve"> then consider using smaller, more contained examples like </w:t>
      </w:r>
      <w:r>
        <w:rPr>
          <w:i/>
        </w:rPr>
        <w:t>Angry Birds,</w:t>
      </w:r>
      <w:r>
        <w:t xml:space="preserve"> </w:t>
      </w:r>
      <w:r w:rsidR="002C6A8C">
        <w:rPr>
          <w:i/>
        </w:rPr>
        <w:t>Bejeweled</w:t>
      </w:r>
      <w:r w:rsidR="007B7B65">
        <w:t>,</w:t>
      </w:r>
      <w:r>
        <w:rPr>
          <w:i/>
        </w:rPr>
        <w:t xml:space="preserve"> </w:t>
      </w:r>
      <w:r>
        <w:t>or</w:t>
      </w:r>
      <w:r>
        <w:rPr>
          <w:i/>
        </w:rPr>
        <w:t xml:space="preserve"> Tetris</w:t>
      </w:r>
      <w:r w:rsidR="004576D8">
        <w:t xml:space="preserve">. Identify the </w:t>
      </w:r>
      <w:r w:rsidR="00910F1E">
        <w:t>a</w:t>
      </w:r>
      <w:r w:rsidR="004576D8">
        <w:t xml:space="preserve">ctors, </w:t>
      </w:r>
      <w:r w:rsidR="00910F1E">
        <w:t>m</w:t>
      </w:r>
      <w:r w:rsidR="004576D8">
        <w:t xml:space="preserve">echanics, </w:t>
      </w:r>
      <w:r w:rsidR="00910F1E">
        <w:t>g</w:t>
      </w:r>
      <w:r w:rsidR="004576D8">
        <w:t xml:space="preserve">oals, </w:t>
      </w:r>
      <w:r w:rsidR="00910F1E">
        <w:t>s</w:t>
      </w:r>
      <w:r w:rsidR="004576D8">
        <w:t>pace</w:t>
      </w:r>
      <w:r w:rsidR="00910F1E">
        <w:t>,</w:t>
      </w:r>
      <w:r w:rsidR="004576D8">
        <w:t xml:space="preserve"> and </w:t>
      </w:r>
      <w:r w:rsidR="00910F1E">
        <w:t>r</w:t>
      </w:r>
      <w:r w:rsidR="004576D8">
        <w:t xml:space="preserve">ules for each project. </w:t>
      </w:r>
    </w:p>
    <w:p w:rsidR="00E613C0" w:rsidRDefault="004576D8" w:rsidP="00E613C0">
      <w:pPr>
        <w:pStyle w:val="ListParagraph"/>
        <w:numPr>
          <w:ilvl w:val="0"/>
          <w:numId w:val="1"/>
        </w:numPr>
      </w:pPr>
      <w:r>
        <w:t>What small changes could be made to the concepts discussed? Which category, or categories, would these changes fall under?</w:t>
      </w:r>
    </w:p>
    <w:p w:rsidR="00311DEE" w:rsidRDefault="00311DEE" w:rsidP="00E613C0">
      <w:pPr>
        <w:pStyle w:val="ListParagraph"/>
        <w:numPr>
          <w:ilvl w:val="0"/>
          <w:numId w:val="1"/>
        </w:numPr>
      </w:pPr>
      <w:r>
        <w:t xml:space="preserve">What is the difference between </w:t>
      </w:r>
      <w:r w:rsidR="007B7B65">
        <w:t>p</w:t>
      </w:r>
      <w:r>
        <w:t xml:space="preserve">unishment, </w:t>
      </w:r>
      <w:r w:rsidR="007B7B65">
        <w:t>p</w:t>
      </w:r>
      <w:r>
        <w:t xml:space="preserve">ositive </w:t>
      </w:r>
      <w:r w:rsidR="007B7B65">
        <w:t>r</w:t>
      </w:r>
      <w:r>
        <w:t>einforcement</w:t>
      </w:r>
      <w:r w:rsidR="007B7B65">
        <w:t>,</w:t>
      </w:r>
      <w:r>
        <w:t xml:space="preserve"> and </w:t>
      </w:r>
      <w:r w:rsidR="007B7B65">
        <w:t>n</w:t>
      </w:r>
      <w:r>
        <w:t xml:space="preserve">egative </w:t>
      </w:r>
      <w:r w:rsidR="007B7B65">
        <w:t>r</w:t>
      </w:r>
      <w:r>
        <w:t xml:space="preserve">einforcement? </w:t>
      </w:r>
    </w:p>
    <w:p w:rsidR="00311DEE" w:rsidRDefault="00311DEE" w:rsidP="00311DEE">
      <w:pPr>
        <w:pStyle w:val="ListParagraph"/>
        <w:numPr>
          <w:ilvl w:val="1"/>
          <w:numId w:val="1"/>
        </w:numPr>
      </w:pPr>
      <w:r>
        <w:t xml:space="preserve">Name some games that use </w:t>
      </w:r>
      <w:r w:rsidR="007B7B65">
        <w:t>p</w:t>
      </w:r>
      <w:r>
        <w:t xml:space="preserve">ositive </w:t>
      </w:r>
      <w:r w:rsidR="007B7B65">
        <w:t>r</w:t>
      </w:r>
      <w:r>
        <w:t>einforcement and to what effect.</w:t>
      </w:r>
    </w:p>
    <w:p w:rsidR="00311DEE" w:rsidRDefault="00311DEE" w:rsidP="00311DEE">
      <w:pPr>
        <w:pStyle w:val="ListParagraph"/>
        <w:numPr>
          <w:ilvl w:val="1"/>
          <w:numId w:val="1"/>
        </w:numPr>
      </w:pPr>
      <w:r>
        <w:t xml:space="preserve">Name some games that use </w:t>
      </w:r>
      <w:r w:rsidR="007B7B65">
        <w:t>n</w:t>
      </w:r>
      <w:r>
        <w:t xml:space="preserve">egative </w:t>
      </w:r>
      <w:r w:rsidR="007B7B65">
        <w:t>r</w:t>
      </w:r>
      <w:r>
        <w:t>einforcement and to what effect.</w:t>
      </w:r>
    </w:p>
    <w:p w:rsidR="00311DEE" w:rsidRDefault="00311DEE" w:rsidP="00311DEE">
      <w:pPr>
        <w:pStyle w:val="ListParagraph"/>
        <w:numPr>
          <w:ilvl w:val="1"/>
          <w:numId w:val="1"/>
        </w:numPr>
      </w:pPr>
      <w:r>
        <w:t xml:space="preserve">Name some games that use </w:t>
      </w:r>
      <w:r w:rsidR="007B7B65">
        <w:t>p</w:t>
      </w:r>
      <w:r>
        <w:t>unishment and to what effect.</w:t>
      </w:r>
    </w:p>
    <w:p w:rsidR="00366094" w:rsidRDefault="00311DEE" w:rsidP="00E613C0">
      <w:pPr>
        <w:pStyle w:val="ListParagraph"/>
        <w:numPr>
          <w:ilvl w:val="0"/>
          <w:numId w:val="1"/>
        </w:numPr>
      </w:pPr>
      <w:r>
        <w:t>What are the differences between a design document and a pitch document? When hiring new staff</w:t>
      </w:r>
      <w:r w:rsidR="007B7B65">
        <w:t>,</w:t>
      </w:r>
      <w:r>
        <w:t xml:space="preserve"> which document would you potentially expose them to in the early stages of a </w:t>
      </w:r>
      <w:r w:rsidR="004C17A0">
        <w:t>project</w:t>
      </w:r>
      <w:r>
        <w:t>?</w:t>
      </w:r>
    </w:p>
    <w:p w:rsidR="00311DEE" w:rsidRDefault="008B792E" w:rsidP="00E613C0">
      <w:pPr>
        <w:pStyle w:val="ListParagraph"/>
        <w:numPr>
          <w:ilvl w:val="0"/>
          <w:numId w:val="1"/>
        </w:numPr>
      </w:pPr>
      <w:r>
        <w:t xml:space="preserve">What elements would be involved in a feature matrix for a game of </w:t>
      </w:r>
      <w:r w:rsidR="007B7B65">
        <w:t>hide-and-</w:t>
      </w:r>
      <w:r>
        <w:t>seek?</w:t>
      </w:r>
    </w:p>
    <w:p w:rsidR="00B54E20" w:rsidRDefault="00B54E20" w:rsidP="00E613C0">
      <w:pPr>
        <w:pStyle w:val="ListParagraph"/>
        <w:numPr>
          <w:ilvl w:val="0"/>
          <w:numId w:val="1"/>
        </w:numPr>
      </w:pPr>
      <w:r>
        <w:t>Why would an art bible be necessary?</w:t>
      </w:r>
    </w:p>
    <w:p w:rsidR="00B54E20" w:rsidRDefault="00575403" w:rsidP="00E613C0">
      <w:pPr>
        <w:pStyle w:val="ListParagraph"/>
        <w:numPr>
          <w:ilvl w:val="0"/>
          <w:numId w:val="1"/>
        </w:numPr>
      </w:pPr>
      <w:r>
        <w:t>Consider a budget for a small indie team. What would it look like</w:t>
      </w:r>
      <w:r w:rsidR="00B54E20">
        <w:t xml:space="preserve">? What unexpected costs could arise? </w:t>
      </w:r>
    </w:p>
    <w:p w:rsidR="00E613C0" w:rsidRDefault="002C6A8C" w:rsidP="005C2EFC">
      <w:pPr>
        <w:pStyle w:val="Heading1"/>
      </w:pPr>
      <w:bookmarkStart w:id="114" w:name="_Toc506741918"/>
      <w:r>
        <w:lastRenderedPageBreak/>
        <w:t>Multiple</w:t>
      </w:r>
      <w:r w:rsidR="00082353">
        <w:t>-Choice</w:t>
      </w:r>
      <w:r w:rsidR="00326C73">
        <w:t xml:space="preserve"> Quiz</w:t>
      </w:r>
      <w:bookmarkEnd w:id="1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5310"/>
        <w:gridCol w:w="717"/>
        <w:gridCol w:w="2338"/>
      </w:tblGrid>
      <w:tr w:rsidR="0023629B" w:rsidTr="0023629B">
        <w:tc>
          <w:tcPr>
            <w:tcW w:w="985" w:type="dxa"/>
          </w:tcPr>
          <w:p w:rsidR="0023629B" w:rsidRDefault="0023629B" w:rsidP="0023629B">
            <w:r>
              <w:t>Name:</w:t>
            </w:r>
          </w:p>
        </w:tc>
        <w:tc>
          <w:tcPr>
            <w:tcW w:w="5310" w:type="dxa"/>
            <w:tcBorders>
              <w:bottom w:val="single" w:sz="4" w:space="0" w:color="auto"/>
            </w:tcBorders>
          </w:tcPr>
          <w:p w:rsidR="0023629B" w:rsidRDefault="0023629B" w:rsidP="0023629B"/>
        </w:tc>
        <w:tc>
          <w:tcPr>
            <w:tcW w:w="717" w:type="dxa"/>
          </w:tcPr>
          <w:p w:rsidR="0023629B" w:rsidRDefault="0023629B" w:rsidP="0023629B">
            <w:r>
              <w:t>Date:</w:t>
            </w:r>
          </w:p>
        </w:tc>
        <w:tc>
          <w:tcPr>
            <w:tcW w:w="2338" w:type="dxa"/>
            <w:tcBorders>
              <w:bottom w:val="single" w:sz="4" w:space="0" w:color="auto"/>
            </w:tcBorders>
          </w:tcPr>
          <w:p w:rsidR="0023629B" w:rsidRDefault="0023629B" w:rsidP="0023629B"/>
        </w:tc>
      </w:tr>
    </w:tbl>
    <w:p w:rsidR="007C279A" w:rsidRPr="007C279A" w:rsidRDefault="007C279A" w:rsidP="0023629B"/>
    <w:p w:rsidR="0023629B" w:rsidRPr="007C279A" w:rsidRDefault="007B4FA0" w:rsidP="007C279A">
      <w:pPr>
        <w:pStyle w:val="ListParagraph"/>
        <w:numPr>
          <w:ilvl w:val="0"/>
          <w:numId w:val="2"/>
        </w:numPr>
      </w:pPr>
      <w:r>
        <w:t>In a game design context</w:t>
      </w:r>
      <w:r w:rsidR="002C6A8C">
        <w:t>,</w:t>
      </w:r>
      <w:r>
        <w:t xml:space="preserve"> players are</w:t>
      </w:r>
    </w:p>
    <w:p w:rsidR="00E613C0" w:rsidRPr="007C279A" w:rsidRDefault="007B4FA0" w:rsidP="0023629B">
      <w:pPr>
        <w:pStyle w:val="ListParagraph"/>
        <w:numPr>
          <w:ilvl w:val="1"/>
          <w:numId w:val="2"/>
        </w:numPr>
      </w:pPr>
      <w:r>
        <w:t>Mechanics</w:t>
      </w:r>
    </w:p>
    <w:p w:rsidR="0023629B" w:rsidRDefault="007B4FA0" w:rsidP="0023629B">
      <w:pPr>
        <w:pStyle w:val="ListParagraph"/>
        <w:numPr>
          <w:ilvl w:val="1"/>
          <w:numId w:val="2"/>
        </w:numPr>
      </w:pPr>
      <w:r>
        <w:t>Goals</w:t>
      </w:r>
    </w:p>
    <w:p w:rsidR="007B4FA0" w:rsidRPr="007C279A" w:rsidRDefault="007B4FA0" w:rsidP="0023629B">
      <w:pPr>
        <w:pStyle w:val="ListParagraph"/>
        <w:numPr>
          <w:ilvl w:val="1"/>
          <w:numId w:val="2"/>
        </w:numPr>
      </w:pPr>
      <w:r>
        <w:t>Space</w:t>
      </w:r>
    </w:p>
    <w:p w:rsidR="0023629B" w:rsidRPr="007C279A" w:rsidRDefault="007B4FA0" w:rsidP="0023629B">
      <w:pPr>
        <w:pStyle w:val="ListParagraph"/>
        <w:numPr>
          <w:ilvl w:val="1"/>
          <w:numId w:val="2"/>
        </w:numPr>
      </w:pPr>
      <w:r>
        <w:t>Rules</w:t>
      </w:r>
    </w:p>
    <w:p w:rsidR="002C6A8C" w:rsidRDefault="007B4FA0" w:rsidP="004A6626">
      <w:pPr>
        <w:pStyle w:val="ListParagraph"/>
        <w:numPr>
          <w:ilvl w:val="1"/>
          <w:numId w:val="2"/>
        </w:numPr>
      </w:pPr>
      <w:r>
        <w:t>Actors</w:t>
      </w:r>
    </w:p>
    <w:p w:rsidR="00815A7C" w:rsidRPr="007C279A" w:rsidRDefault="00815A7C" w:rsidP="00815A7C">
      <w:pPr>
        <w:pStyle w:val="ListParagraph"/>
        <w:ind w:left="1440"/>
      </w:pPr>
    </w:p>
    <w:p w:rsidR="007C279A" w:rsidRPr="007C279A" w:rsidRDefault="004D4229" w:rsidP="00815A7C">
      <w:pPr>
        <w:pStyle w:val="ListParagraph"/>
        <w:numPr>
          <w:ilvl w:val="0"/>
          <w:numId w:val="2"/>
        </w:numPr>
      </w:pPr>
      <w:r>
        <w:t xml:space="preserve">The act of </w:t>
      </w:r>
      <w:r w:rsidRPr="00496A47">
        <w:t>tagging</w:t>
      </w:r>
      <w:r>
        <w:t xml:space="preserve"> players in </w:t>
      </w:r>
      <w:r w:rsidR="00D87C11">
        <w:t xml:space="preserve">a game of </w:t>
      </w:r>
      <w:r w:rsidRPr="00496A47">
        <w:t>tag</w:t>
      </w:r>
      <w:r w:rsidRPr="00D87C11">
        <w:t xml:space="preserve"> </w:t>
      </w:r>
      <w:r>
        <w:t>is a mechanic</w:t>
      </w:r>
      <w:r w:rsidR="00D87C11">
        <w:t>.</w:t>
      </w:r>
    </w:p>
    <w:p w:rsidR="006315BE" w:rsidRPr="007C279A" w:rsidRDefault="006315BE" w:rsidP="007C279A">
      <w:pPr>
        <w:pStyle w:val="ListParagraph"/>
        <w:numPr>
          <w:ilvl w:val="1"/>
          <w:numId w:val="2"/>
        </w:numPr>
      </w:pPr>
      <w:r w:rsidRPr="007C279A">
        <w:t>True</w:t>
      </w:r>
    </w:p>
    <w:p w:rsidR="007C279A" w:rsidRDefault="007C279A" w:rsidP="007C279A">
      <w:pPr>
        <w:pStyle w:val="ListParagraph"/>
        <w:numPr>
          <w:ilvl w:val="1"/>
          <w:numId w:val="2"/>
        </w:numPr>
      </w:pPr>
      <w:r w:rsidRPr="007C279A">
        <w:t>False</w:t>
      </w:r>
    </w:p>
    <w:p w:rsidR="00815A7C" w:rsidRDefault="00815A7C" w:rsidP="00815A7C">
      <w:pPr>
        <w:pStyle w:val="ListParagraph"/>
        <w:ind w:left="1440"/>
      </w:pPr>
    </w:p>
    <w:p w:rsidR="004D4229" w:rsidRDefault="004D4229" w:rsidP="004D4229">
      <w:pPr>
        <w:pStyle w:val="ListParagraph"/>
        <w:numPr>
          <w:ilvl w:val="0"/>
          <w:numId w:val="2"/>
        </w:numPr>
      </w:pPr>
      <w:r>
        <w:t xml:space="preserve">A player loses </w:t>
      </w:r>
      <w:r w:rsidR="004C17A0">
        <w:t xml:space="preserve">their </w:t>
      </w:r>
      <w:r>
        <w:t xml:space="preserve">health every time they hurt a friendly player in a game. In terms of </w:t>
      </w:r>
      <w:r w:rsidR="004C17A0">
        <w:t>o</w:t>
      </w:r>
      <w:r>
        <w:t xml:space="preserve">perant </w:t>
      </w:r>
      <w:r w:rsidR="004C17A0">
        <w:t>c</w:t>
      </w:r>
      <w:r>
        <w:t>onditioning</w:t>
      </w:r>
      <w:r w:rsidR="004C17A0">
        <w:t>,</w:t>
      </w:r>
      <w:r>
        <w:t xml:space="preserve"> this is known as</w:t>
      </w:r>
    </w:p>
    <w:p w:rsidR="004D4229" w:rsidRDefault="004D4229" w:rsidP="004D4229">
      <w:pPr>
        <w:pStyle w:val="ListParagraph"/>
        <w:numPr>
          <w:ilvl w:val="1"/>
          <w:numId w:val="2"/>
        </w:numPr>
      </w:pPr>
      <w:r>
        <w:t xml:space="preserve">Positive </w:t>
      </w:r>
      <w:r w:rsidR="004C17A0">
        <w:t>r</w:t>
      </w:r>
      <w:r>
        <w:t>einforcement</w:t>
      </w:r>
    </w:p>
    <w:p w:rsidR="004D4229" w:rsidRDefault="004D4229" w:rsidP="004D4229">
      <w:pPr>
        <w:pStyle w:val="ListParagraph"/>
        <w:numPr>
          <w:ilvl w:val="1"/>
          <w:numId w:val="2"/>
        </w:numPr>
      </w:pPr>
      <w:r>
        <w:t>Justice</w:t>
      </w:r>
    </w:p>
    <w:p w:rsidR="004D4229" w:rsidRDefault="004D4229" w:rsidP="004D4229">
      <w:pPr>
        <w:pStyle w:val="ListParagraph"/>
        <w:numPr>
          <w:ilvl w:val="1"/>
          <w:numId w:val="2"/>
        </w:numPr>
      </w:pPr>
      <w:r>
        <w:t xml:space="preserve">Negative </w:t>
      </w:r>
      <w:r w:rsidR="004C17A0">
        <w:t>r</w:t>
      </w:r>
      <w:r>
        <w:t>einforcement</w:t>
      </w:r>
    </w:p>
    <w:p w:rsidR="004D4229" w:rsidRDefault="004D4229" w:rsidP="004D4229">
      <w:pPr>
        <w:pStyle w:val="ListParagraph"/>
        <w:numPr>
          <w:ilvl w:val="1"/>
          <w:numId w:val="2"/>
        </w:numPr>
      </w:pPr>
      <w:r>
        <w:t>Punishment</w:t>
      </w:r>
    </w:p>
    <w:p w:rsidR="00815A7C" w:rsidRDefault="00815A7C" w:rsidP="00815A7C">
      <w:pPr>
        <w:pStyle w:val="ListParagraph"/>
        <w:ind w:left="1440"/>
      </w:pPr>
    </w:p>
    <w:p w:rsidR="004D4229" w:rsidRDefault="004D4229" w:rsidP="004D4229">
      <w:pPr>
        <w:pStyle w:val="ListParagraph"/>
        <w:numPr>
          <w:ilvl w:val="0"/>
          <w:numId w:val="2"/>
        </w:numPr>
      </w:pPr>
      <w:r>
        <w:t>A design document should be given to prospective hires</w:t>
      </w:r>
      <w:r w:rsidR="00D87C11">
        <w:t>.</w:t>
      </w:r>
    </w:p>
    <w:p w:rsidR="004D4229" w:rsidRDefault="004D4229" w:rsidP="004D4229">
      <w:pPr>
        <w:pStyle w:val="ListParagraph"/>
        <w:numPr>
          <w:ilvl w:val="1"/>
          <w:numId w:val="2"/>
        </w:numPr>
      </w:pPr>
      <w:r>
        <w:t>True</w:t>
      </w:r>
    </w:p>
    <w:p w:rsidR="004D4229" w:rsidRDefault="004D4229" w:rsidP="004D4229">
      <w:pPr>
        <w:pStyle w:val="ListParagraph"/>
        <w:numPr>
          <w:ilvl w:val="1"/>
          <w:numId w:val="2"/>
        </w:numPr>
      </w:pPr>
      <w:r>
        <w:t>False</w:t>
      </w:r>
    </w:p>
    <w:p w:rsidR="00815A7C" w:rsidRDefault="00815A7C" w:rsidP="00815A7C">
      <w:pPr>
        <w:pStyle w:val="ListParagraph"/>
        <w:ind w:left="1440"/>
      </w:pPr>
    </w:p>
    <w:p w:rsidR="004D4229" w:rsidRDefault="004D4229" w:rsidP="004D4229">
      <w:pPr>
        <w:pStyle w:val="ListParagraph"/>
        <w:numPr>
          <w:ilvl w:val="0"/>
          <w:numId w:val="2"/>
        </w:numPr>
      </w:pPr>
      <w:r>
        <w:t>Indie teams don’t need to do production budgets because their costs are so low anyway</w:t>
      </w:r>
      <w:r w:rsidR="00D87C11">
        <w:t>.</w:t>
      </w:r>
    </w:p>
    <w:p w:rsidR="004D4229" w:rsidRDefault="004D4229" w:rsidP="004D4229">
      <w:pPr>
        <w:pStyle w:val="ListParagraph"/>
        <w:numPr>
          <w:ilvl w:val="1"/>
          <w:numId w:val="2"/>
        </w:numPr>
      </w:pPr>
      <w:r>
        <w:t>True</w:t>
      </w:r>
    </w:p>
    <w:p w:rsidR="00815A7C" w:rsidRDefault="00815A7C" w:rsidP="00815A7C">
      <w:pPr>
        <w:pStyle w:val="ListParagraph"/>
        <w:numPr>
          <w:ilvl w:val="1"/>
          <w:numId w:val="2"/>
        </w:numPr>
      </w:pPr>
      <w:r>
        <w:t>False</w:t>
      </w:r>
    </w:p>
    <w:p w:rsidR="00815A7C" w:rsidRDefault="00815A7C" w:rsidP="00815A7C">
      <w:pPr>
        <w:pStyle w:val="ListParagraph"/>
        <w:ind w:left="1440"/>
      </w:pPr>
    </w:p>
    <w:p w:rsidR="004D4229" w:rsidRDefault="00490D95" w:rsidP="004D4229">
      <w:pPr>
        <w:pStyle w:val="ListParagraph"/>
        <w:numPr>
          <w:ilvl w:val="0"/>
          <w:numId w:val="2"/>
        </w:numPr>
      </w:pPr>
      <w:r>
        <w:t xml:space="preserve">Design </w:t>
      </w:r>
      <w:r w:rsidR="00D87C11">
        <w:t>d</w:t>
      </w:r>
      <w:r>
        <w:t>ocuments should be organic and change over time</w:t>
      </w:r>
      <w:r w:rsidR="00D87C11">
        <w:t>.</w:t>
      </w:r>
    </w:p>
    <w:p w:rsidR="00490D95" w:rsidRDefault="00490D95" w:rsidP="00490D95">
      <w:pPr>
        <w:pStyle w:val="ListParagraph"/>
        <w:numPr>
          <w:ilvl w:val="1"/>
          <w:numId w:val="2"/>
        </w:numPr>
      </w:pPr>
      <w:r>
        <w:t>True</w:t>
      </w:r>
    </w:p>
    <w:p w:rsidR="00490D95" w:rsidRDefault="00490D95" w:rsidP="00490D95">
      <w:pPr>
        <w:pStyle w:val="ListParagraph"/>
        <w:numPr>
          <w:ilvl w:val="1"/>
          <w:numId w:val="2"/>
        </w:numPr>
      </w:pPr>
      <w:r>
        <w:t>False</w:t>
      </w:r>
    </w:p>
    <w:p w:rsidR="00815A7C" w:rsidRDefault="00815A7C" w:rsidP="00815A7C">
      <w:pPr>
        <w:pStyle w:val="ListParagraph"/>
        <w:ind w:left="1440"/>
      </w:pPr>
    </w:p>
    <w:p w:rsidR="00490D95" w:rsidRDefault="00490D95" w:rsidP="00490D95">
      <w:pPr>
        <w:pStyle w:val="ListParagraph"/>
        <w:numPr>
          <w:ilvl w:val="0"/>
          <w:numId w:val="2"/>
        </w:numPr>
      </w:pPr>
      <w:r>
        <w:t xml:space="preserve">What you originally design is </w:t>
      </w:r>
      <w:r w:rsidR="00B72696">
        <w:t xml:space="preserve">always </w:t>
      </w:r>
      <w:r>
        <w:t>what you</w:t>
      </w:r>
      <w:r w:rsidR="00B72696">
        <w:t xml:space="preserve"> ultimately release</w:t>
      </w:r>
      <w:r w:rsidR="00D87C11">
        <w:t>.</w:t>
      </w:r>
    </w:p>
    <w:p w:rsidR="00490D95" w:rsidRDefault="00490D95" w:rsidP="00490D95">
      <w:pPr>
        <w:pStyle w:val="ListParagraph"/>
        <w:numPr>
          <w:ilvl w:val="1"/>
          <w:numId w:val="2"/>
        </w:numPr>
      </w:pPr>
      <w:r>
        <w:t>True</w:t>
      </w:r>
    </w:p>
    <w:p w:rsidR="00490D95" w:rsidRDefault="00490D95" w:rsidP="00490D95">
      <w:pPr>
        <w:pStyle w:val="ListParagraph"/>
        <w:numPr>
          <w:ilvl w:val="1"/>
          <w:numId w:val="2"/>
        </w:numPr>
      </w:pPr>
      <w:r>
        <w:t>False</w:t>
      </w:r>
    </w:p>
    <w:p w:rsidR="00815A7C" w:rsidRDefault="00815A7C" w:rsidP="00815A7C">
      <w:pPr>
        <w:pStyle w:val="ListParagraph"/>
        <w:ind w:left="1440"/>
      </w:pPr>
    </w:p>
    <w:p w:rsidR="00490D95" w:rsidRDefault="00490D95" w:rsidP="00490D95">
      <w:pPr>
        <w:pStyle w:val="ListParagraph"/>
        <w:numPr>
          <w:ilvl w:val="0"/>
          <w:numId w:val="2"/>
        </w:numPr>
      </w:pPr>
      <w:r>
        <w:t>A document in which you specify the poly counts, number of LODs for specific assets</w:t>
      </w:r>
      <w:r w:rsidR="00D87C11">
        <w:t>,</w:t>
      </w:r>
      <w:r>
        <w:t xml:space="preserve"> and instruction count limits is known as a</w:t>
      </w:r>
      <w:r w:rsidR="005B1A26">
        <w:t>(n)</w:t>
      </w:r>
    </w:p>
    <w:p w:rsidR="00490D95" w:rsidRDefault="00490D95" w:rsidP="00490D95">
      <w:pPr>
        <w:pStyle w:val="ListParagraph"/>
        <w:numPr>
          <w:ilvl w:val="1"/>
          <w:numId w:val="2"/>
        </w:numPr>
      </w:pPr>
      <w:r>
        <w:t xml:space="preserve">Pitch </w:t>
      </w:r>
      <w:r w:rsidR="00D87C11">
        <w:t>d</w:t>
      </w:r>
      <w:r>
        <w:t>ocument</w:t>
      </w:r>
    </w:p>
    <w:p w:rsidR="00490D95" w:rsidRDefault="00490D95" w:rsidP="00490D95">
      <w:pPr>
        <w:pStyle w:val="ListParagraph"/>
        <w:numPr>
          <w:ilvl w:val="1"/>
          <w:numId w:val="2"/>
        </w:numPr>
      </w:pPr>
      <w:r>
        <w:lastRenderedPageBreak/>
        <w:t xml:space="preserve">Production </w:t>
      </w:r>
      <w:r w:rsidR="00D87C11">
        <w:t>b</w:t>
      </w:r>
      <w:r>
        <w:t>udget</w:t>
      </w:r>
    </w:p>
    <w:p w:rsidR="00490D95" w:rsidRDefault="00490D95" w:rsidP="00490D95">
      <w:pPr>
        <w:pStyle w:val="ListParagraph"/>
        <w:numPr>
          <w:ilvl w:val="1"/>
          <w:numId w:val="2"/>
        </w:numPr>
      </w:pPr>
      <w:r>
        <w:t xml:space="preserve">Design </w:t>
      </w:r>
      <w:r w:rsidR="00D87C11">
        <w:t>d</w:t>
      </w:r>
      <w:r>
        <w:t>ocument</w:t>
      </w:r>
    </w:p>
    <w:p w:rsidR="00490D95" w:rsidRDefault="00490D95" w:rsidP="00490D95">
      <w:pPr>
        <w:pStyle w:val="ListParagraph"/>
        <w:numPr>
          <w:ilvl w:val="1"/>
          <w:numId w:val="2"/>
        </w:numPr>
      </w:pPr>
      <w:r>
        <w:t xml:space="preserve">Art </w:t>
      </w:r>
      <w:r w:rsidR="00D87C11">
        <w:t>b</w:t>
      </w:r>
      <w:r>
        <w:t>ible</w:t>
      </w:r>
    </w:p>
    <w:p w:rsidR="007C279A" w:rsidRPr="00E613C0" w:rsidRDefault="00490D95" w:rsidP="00E613C0">
      <w:pPr>
        <w:pStyle w:val="ListParagraph"/>
        <w:numPr>
          <w:ilvl w:val="1"/>
          <w:numId w:val="2"/>
        </w:numPr>
      </w:pPr>
      <w:r>
        <w:t xml:space="preserve">Art </w:t>
      </w:r>
      <w:r w:rsidR="00D87C11">
        <w:t>b</w:t>
      </w:r>
      <w:r>
        <w:t>udget</w:t>
      </w:r>
    </w:p>
    <w:sectPr w:rsidR="007C279A" w:rsidRPr="00E613C0" w:rsidSect="00E613C0">
      <w:head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2F43" w:rsidRDefault="00882F43" w:rsidP="003F1819">
      <w:pPr>
        <w:spacing w:after="0" w:line="240" w:lineRule="auto"/>
      </w:pPr>
      <w:r>
        <w:separator/>
      </w:r>
    </w:p>
  </w:endnote>
  <w:endnote w:type="continuationSeparator" w:id="0">
    <w:p w:rsidR="00882F43" w:rsidRDefault="00882F43" w:rsidP="003F1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Eurostile Next LT Pro">
    <w:altName w:val="Arial"/>
    <w:charset w:val="00"/>
    <w:family w:val="swiss"/>
    <w:pitch w:val="variable"/>
    <w:sig w:usb0="800000AF" w:usb1="5000204B" w:usb2="00000000" w:usb3="00000000" w:csb0="0000009B"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4913" w:rsidRPr="00B05898" w:rsidRDefault="00B05898">
    <w:pPr>
      <w:pStyle w:val="Footer"/>
    </w:pPr>
    <w:r w:rsidRPr="003A78DA">
      <w:rPr>
        <w:rFonts w:asciiTheme="majorHAnsi" w:eastAsiaTheme="majorEastAsia" w:hAnsiTheme="majorHAnsi" w:cstheme="majorBidi"/>
      </w:rPr>
      <w:t xml:space="preserve">pg. </w:t>
    </w:r>
    <w:r w:rsidRPr="003A78DA">
      <w:rPr>
        <w:rFonts w:eastAsiaTheme="minorEastAsia"/>
      </w:rPr>
      <w:fldChar w:fldCharType="begin"/>
    </w:r>
    <w:r w:rsidRPr="00B05898">
      <w:instrText xml:space="preserve"> PAGE    \* MERGEFORMAT </w:instrText>
    </w:r>
    <w:r w:rsidRPr="003A78DA">
      <w:rPr>
        <w:rFonts w:eastAsiaTheme="minorEastAsia"/>
      </w:rPr>
      <w:fldChar w:fldCharType="separate"/>
    </w:r>
    <w:r w:rsidR="000E45FA" w:rsidRPr="000E45FA">
      <w:rPr>
        <w:rFonts w:asciiTheme="majorHAnsi" w:eastAsiaTheme="majorEastAsia" w:hAnsiTheme="majorHAnsi" w:cstheme="majorBidi"/>
        <w:noProof/>
      </w:rPr>
      <w:t>7</w:t>
    </w:r>
    <w:r w:rsidRPr="003A78DA">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2F43" w:rsidRDefault="00882F43" w:rsidP="003F1819">
      <w:pPr>
        <w:spacing w:after="0" w:line="240" w:lineRule="auto"/>
      </w:pPr>
      <w:r>
        <w:separator/>
      </w:r>
    </w:p>
  </w:footnote>
  <w:footnote w:type="continuationSeparator" w:id="0">
    <w:p w:rsidR="00882F43" w:rsidRDefault="00882F43" w:rsidP="003F18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4913" w:rsidRDefault="00882F43">
    <w:pPr>
      <w:pStyle w:val="Header"/>
      <w:rPr>
        <w:noProof/>
      </w:rPr>
    </w:pPr>
    <w:sdt>
      <w:sdtPr>
        <w:id w:val="1208606259"/>
        <w:docPartObj>
          <w:docPartGallery w:val="Watermarks"/>
          <w:docPartUnique/>
        </w:docPartObj>
      </w:sdtPr>
      <w:sdtEndPr/>
      <w:sdtContent>
        <w:r w:rsidR="00B05898">
          <w:rPr>
            <w:noProof/>
          </w:rPr>
          <w:drawing>
            <wp:anchor distT="0" distB="0" distL="114300" distR="114300" simplePos="0" relativeHeight="251662336" behindDoc="1" locked="0" layoutInCell="1" allowOverlap="1">
              <wp:simplePos x="0" y="0"/>
              <wp:positionH relativeFrom="margin">
                <wp:posOffset>5056505</wp:posOffset>
              </wp:positionH>
              <wp:positionV relativeFrom="margin">
                <wp:posOffset>7211695</wp:posOffset>
              </wp:positionV>
              <wp:extent cx="1587500" cy="15875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4Logo.png"/>
                      <pic:cNvPicPr/>
                    </pic:nvPicPr>
                    <pic:blipFill>
                      <a:blip r:embed="rId1" cstate="print">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87500" cy="1587500"/>
                      </a:xfrm>
                      <a:prstGeom prst="rect">
                        <a:avLst/>
                      </a:prstGeom>
                    </pic:spPr>
                  </pic:pic>
                </a:graphicData>
              </a:graphic>
              <wp14:sizeRelH relativeFrom="margin">
                <wp14:pctWidth>0</wp14:pctWidth>
              </wp14:sizeRelH>
              <wp14:sizeRelV relativeFrom="margin">
                <wp14:pctHeight>0</wp14:pctHeight>
              </wp14:sizeRelV>
            </wp:anchor>
          </w:drawing>
        </w:r>
      </w:sdtContent>
    </w:sdt>
    <w:r w:rsidR="002C6A8C">
      <w:t>Tutorial 01</w:t>
    </w:r>
    <w:r w:rsidR="002C6A8C">
      <w:tab/>
    </w:r>
    <w:r w:rsidR="002C6A8C">
      <w:tab/>
      <w:t>Game Design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819" w:rsidRDefault="003F1819">
    <w:pPr>
      <w:pStyle w:val="Header"/>
    </w:pPr>
    <w:r>
      <w:rPr>
        <w:noProof/>
      </w:rPr>
      <w:drawing>
        <wp:anchor distT="0" distB="0" distL="114300" distR="114300" simplePos="0" relativeHeight="251659264" behindDoc="1" locked="1" layoutInCell="1" allowOverlap="1">
          <wp:simplePos x="0" y="0"/>
          <wp:positionH relativeFrom="page">
            <wp:align>right</wp:align>
          </wp:positionH>
          <wp:positionV relativeFrom="page">
            <wp:align>top</wp:align>
          </wp:positionV>
          <wp:extent cx="8084820" cy="102133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4Background_Updated.png"/>
                  <pic:cNvPicPr/>
                </pic:nvPicPr>
                <pic:blipFill>
                  <a:blip r:embed="rId1">
                    <a:extLst>
                      <a:ext uri="{28A0092B-C50C-407E-A947-70E740481C1C}">
                        <a14:useLocalDpi xmlns:a14="http://schemas.microsoft.com/office/drawing/2010/main" val="0"/>
                      </a:ext>
                    </a:extLst>
                  </a:blip>
                  <a:stretch>
                    <a:fillRect/>
                  </a:stretch>
                </pic:blipFill>
                <pic:spPr>
                  <a:xfrm>
                    <a:off x="0" y="0"/>
                    <a:ext cx="8084820" cy="1021334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3C0" w:rsidRDefault="00E613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019A3"/>
    <w:multiLevelType w:val="hybridMultilevel"/>
    <w:tmpl w:val="88EA1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F58B4"/>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A42EFF"/>
    <w:multiLevelType w:val="hybridMultilevel"/>
    <w:tmpl w:val="3EB2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893A2E"/>
    <w:multiLevelType w:val="hybridMultilevel"/>
    <w:tmpl w:val="4EF6A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1214B1"/>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146606"/>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167098"/>
    <w:multiLevelType w:val="multilevel"/>
    <w:tmpl w:val="9B9C4220"/>
    <w:lvl w:ilvl="0">
      <w:start w:val="1"/>
      <w:numFmt w:val="decimal"/>
      <w:lvlText w:val="%1"/>
      <w:lvlJc w:val="left"/>
      <w:pPr>
        <w:ind w:left="590" w:hanging="5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E142D3A"/>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1A6770"/>
    <w:multiLevelType w:val="hybridMultilevel"/>
    <w:tmpl w:val="25BCFB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63E5332"/>
    <w:multiLevelType w:val="hybridMultilevel"/>
    <w:tmpl w:val="FCBC7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4421C1"/>
    <w:multiLevelType w:val="hybridMultilevel"/>
    <w:tmpl w:val="66B491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8E2C2A"/>
    <w:multiLevelType w:val="hybridMultilevel"/>
    <w:tmpl w:val="1E7CE2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ACE1C90"/>
    <w:multiLevelType w:val="hybridMultilevel"/>
    <w:tmpl w:val="E384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636496"/>
    <w:multiLevelType w:val="hybridMultilevel"/>
    <w:tmpl w:val="30FE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3474B9"/>
    <w:multiLevelType w:val="hybridMultilevel"/>
    <w:tmpl w:val="4D4E1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DA12A8"/>
    <w:multiLevelType w:val="hybridMultilevel"/>
    <w:tmpl w:val="E42AC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1"/>
  </w:num>
  <w:num w:numId="4">
    <w:abstractNumId w:val="5"/>
  </w:num>
  <w:num w:numId="5">
    <w:abstractNumId w:val="7"/>
  </w:num>
  <w:num w:numId="6">
    <w:abstractNumId w:val="12"/>
  </w:num>
  <w:num w:numId="7">
    <w:abstractNumId w:val="15"/>
  </w:num>
  <w:num w:numId="8">
    <w:abstractNumId w:val="0"/>
  </w:num>
  <w:num w:numId="9">
    <w:abstractNumId w:val="8"/>
  </w:num>
  <w:num w:numId="10">
    <w:abstractNumId w:val="6"/>
  </w:num>
  <w:num w:numId="11">
    <w:abstractNumId w:val="11"/>
  </w:num>
  <w:num w:numId="12">
    <w:abstractNumId w:val="2"/>
  </w:num>
  <w:num w:numId="13">
    <w:abstractNumId w:val="9"/>
  </w:num>
  <w:num w:numId="14">
    <w:abstractNumId w:val="3"/>
  </w:num>
  <w:num w:numId="15">
    <w:abstractNumId w:val="13"/>
  </w:num>
  <w:num w:numId="16">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m Shannon">
    <w15:presenceInfo w15:providerId="AD" w15:userId="S-1-5-21-2013470684-2388533129-2312767879-303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zAxszC1MLa0MDA2MzVR0lEKTi0uzszPAykwrAUA5mK4siwAAAA="/>
  </w:docVars>
  <w:rsids>
    <w:rsidRoot w:val="00E57095"/>
    <w:rsid w:val="00000CD1"/>
    <w:rsid w:val="00011D63"/>
    <w:rsid w:val="00012D58"/>
    <w:rsid w:val="00014AB6"/>
    <w:rsid w:val="0001635B"/>
    <w:rsid w:val="00017BAA"/>
    <w:rsid w:val="00026885"/>
    <w:rsid w:val="00082353"/>
    <w:rsid w:val="000867F4"/>
    <w:rsid w:val="000C291B"/>
    <w:rsid w:val="000D1D89"/>
    <w:rsid w:val="000E45FA"/>
    <w:rsid w:val="0011345C"/>
    <w:rsid w:val="0011385E"/>
    <w:rsid w:val="00116AA5"/>
    <w:rsid w:val="00116FBA"/>
    <w:rsid w:val="00127728"/>
    <w:rsid w:val="00130347"/>
    <w:rsid w:val="0014044D"/>
    <w:rsid w:val="00155D91"/>
    <w:rsid w:val="00157A69"/>
    <w:rsid w:val="00173E99"/>
    <w:rsid w:val="0019463F"/>
    <w:rsid w:val="001A0587"/>
    <w:rsid w:val="001A09EF"/>
    <w:rsid w:val="001C5666"/>
    <w:rsid w:val="001C5947"/>
    <w:rsid w:val="0023629B"/>
    <w:rsid w:val="00262F01"/>
    <w:rsid w:val="002955F4"/>
    <w:rsid w:val="002C6A8C"/>
    <w:rsid w:val="002D47F0"/>
    <w:rsid w:val="002E372D"/>
    <w:rsid w:val="002E4F8F"/>
    <w:rsid w:val="002E5242"/>
    <w:rsid w:val="002F0CAA"/>
    <w:rsid w:val="003049F1"/>
    <w:rsid w:val="00311495"/>
    <w:rsid w:val="00311DEE"/>
    <w:rsid w:val="00316E62"/>
    <w:rsid w:val="00326C73"/>
    <w:rsid w:val="00335422"/>
    <w:rsid w:val="0033569F"/>
    <w:rsid w:val="003410D3"/>
    <w:rsid w:val="00366094"/>
    <w:rsid w:val="00394148"/>
    <w:rsid w:val="003A78DA"/>
    <w:rsid w:val="003B0EAD"/>
    <w:rsid w:val="003B1236"/>
    <w:rsid w:val="003D4386"/>
    <w:rsid w:val="003E695C"/>
    <w:rsid w:val="003F1819"/>
    <w:rsid w:val="00400215"/>
    <w:rsid w:val="004122E8"/>
    <w:rsid w:val="00435676"/>
    <w:rsid w:val="004440F4"/>
    <w:rsid w:val="00450C9D"/>
    <w:rsid w:val="004567B6"/>
    <w:rsid w:val="004574EE"/>
    <w:rsid w:val="004576D8"/>
    <w:rsid w:val="00490D95"/>
    <w:rsid w:val="00495F93"/>
    <w:rsid w:val="00496A47"/>
    <w:rsid w:val="004A4DC8"/>
    <w:rsid w:val="004A6626"/>
    <w:rsid w:val="004C17A0"/>
    <w:rsid w:val="004C4B1E"/>
    <w:rsid w:val="004D4229"/>
    <w:rsid w:val="004E62E0"/>
    <w:rsid w:val="005229CC"/>
    <w:rsid w:val="0054765C"/>
    <w:rsid w:val="005564BC"/>
    <w:rsid w:val="00575403"/>
    <w:rsid w:val="0058432A"/>
    <w:rsid w:val="005864A6"/>
    <w:rsid w:val="005927C0"/>
    <w:rsid w:val="0059735F"/>
    <w:rsid w:val="005B1A26"/>
    <w:rsid w:val="005B2962"/>
    <w:rsid w:val="005C2EFC"/>
    <w:rsid w:val="005D7711"/>
    <w:rsid w:val="00604022"/>
    <w:rsid w:val="00607396"/>
    <w:rsid w:val="006160FE"/>
    <w:rsid w:val="00625E99"/>
    <w:rsid w:val="006315BE"/>
    <w:rsid w:val="00634DBE"/>
    <w:rsid w:val="006360DF"/>
    <w:rsid w:val="006365C9"/>
    <w:rsid w:val="00665E8A"/>
    <w:rsid w:val="006B7FD3"/>
    <w:rsid w:val="006C0C52"/>
    <w:rsid w:val="006C2306"/>
    <w:rsid w:val="006D6631"/>
    <w:rsid w:val="006F2814"/>
    <w:rsid w:val="007055B7"/>
    <w:rsid w:val="00713710"/>
    <w:rsid w:val="00725DAC"/>
    <w:rsid w:val="00750FB5"/>
    <w:rsid w:val="00753D6D"/>
    <w:rsid w:val="00757BF4"/>
    <w:rsid w:val="0077185D"/>
    <w:rsid w:val="00786D09"/>
    <w:rsid w:val="00796A0B"/>
    <w:rsid w:val="00796A42"/>
    <w:rsid w:val="007A7284"/>
    <w:rsid w:val="007B3602"/>
    <w:rsid w:val="007B4FA0"/>
    <w:rsid w:val="007B7B65"/>
    <w:rsid w:val="007C279A"/>
    <w:rsid w:val="007C5C5A"/>
    <w:rsid w:val="007D244C"/>
    <w:rsid w:val="007F0EEB"/>
    <w:rsid w:val="007F3B28"/>
    <w:rsid w:val="00800FC2"/>
    <w:rsid w:val="00815A7C"/>
    <w:rsid w:val="00830EAD"/>
    <w:rsid w:val="00862088"/>
    <w:rsid w:val="00882F43"/>
    <w:rsid w:val="00890A23"/>
    <w:rsid w:val="008943EF"/>
    <w:rsid w:val="008B792E"/>
    <w:rsid w:val="008C1B65"/>
    <w:rsid w:val="008C202D"/>
    <w:rsid w:val="008C7F03"/>
    <w:rsid w:val="00900AFA"/>
    <w:rsid w:val="00901964"/>
    <w:rsid w:val="00910F1E"/>
    <w:rsid w:val="00962DCE"/>
    <w:rsid w:val="00973C85"/>
    <w:rsid w:val="00981C48"/>
    <w:rsid w:val="009970FB"/>
    <w:rsid w:val="009A29F5"/>
    <w:rsid w:val="009C0E47"/>
    <w:rsid w:val="009C37CD"/>
    <w:rsid w:val="009C6105"/>
    <w:rsid w:val="009D1B3A"/>
    <w:rsid w:val="00A22103"/>
    <w:rsid w:val="00A345BD"/>
    <w:rsid w:val="00A5755B"/>
    <w:rsid w:val="00A7526C"/>
    <w:rsid w:val="00A77212"/>
    <w:rsid w:val="00AA1A18"/>
    <w:rsid w:val="00AB0BEF"/>
    <w:rsid w:val="00AC4B43"/>
    <w:rsid w:val="00AD6BDF"/>
    <w:rsid w:val="00AD6DD0"/>
    <w:rsid w:val="00AE7923"/>
    <w:rsid w:val="00B05898"/>
    <w:rsid w:val="00B10FE8"/>
    <w:rsid w:val="00B112BA"/>
    <w:rsid w:val="00B14599"/>
    <w:rsid w:val="00B2424E"/>
    <w:rsid w:val="00B35282"/>
    <w:rsid w:val="00B363D0"/>
    <w:rsid w:val="00B548A8"/>
    <w:rsid w:val="00B54E20"/>
    <w:rsid w:val="00B60681"/>
    <w:rsid w:val="00B717D8"/>
    <w:rsid w:val="00B72696"/>
    <w:rsid w:val="00B81C14"/>
    <w:rsid w:val="00BA0296"/>
    <w:rsid w:val="00BA3DCA"/>
    <w:rsid w:val="00BC1AA1"/>
    <w:rsid w:val="00BC34B7"/>
    <w:rsid w:val="00BC56BF"/>
    <w:rsid w:val="00BC7531"/>
    <w:rsid w:val="00BD632C"/>
    <w:rsid w:val="00C15922"/>
    <w:rsid w:val="00C3008A"/>
    <w:rsid w:val="00C31007"/>
    <w:rsid w:val="00C329A4"/>
    <w:rsid w:val="00C7137E"/>
    <w:rsid w:val="00C81D0B"/>
    <w:rsid w:val="00CA06DB"/>
    <w:rsid w:val="00CA5F50"/>
    <w:rsid w:val="00CB38B3"/>
    <w:rsid w:val="00CE13B4"/>
    <w:rsid w:val="00CF0D6D"/>
    <w:rsid w:val="00D071EC"/>
    <w:rsid w:val="00D10DB5"/>
    <w:rsid w:val="00D15053"/>
    <w:rsid w:val="00D320A3"/>
    <w:rsid w:val="00D32665"/>
    <w:rsid w:val="00D4280B"/>
    <w:rsid w:val="00D43368"/>
    <w:rsid w:val="00D62AF8"/>
    <w:rsid w:val="00D7113D"/>
    <w:rsid w:val="00D735DD"/>
    <w:rsid w:val="00D76AE0"/>
    <w:rsid w:val="00D87C11"/>
    <w:rsid w:val="00D965BE"/>
    <w:rsid w:val="00DB66DA"/>
    <w:rsid w:val="00DE0703"/>
    <w:rsid w:val="00DE4913"/>
    <w:rsid w:val="00DE7423"/>
    <w:rsid w:val="00E105AD"/>
    <w:rsid w:val="00E17EAE"/>
    <w:rsid w:val="00E22157"/>
    <w:rsid w:val="00E32C3C"/>
    <w:rsid w:val="00E341D2"/>
    <w:rsid w:val="00E43F3D"/>
    <w:rsid w:val="00E555A4"/>
    <w:rsid w:val="00E57095"/>
    <w:rsid w:val="00E613C0"/>
    <w:rsid w:val="00E846F4"/>
    <w:rsid w:val="00E93049"/>
    <w:rsid w:val="00EA482A"/>
    <w:rsid w:val="00EE34BC"/>
    <w:rsid w:val="00F065F8"/>
    <w:rsid w:val="00F50D4E"/>
    <w:rsid w:val="00F5174A"/>
    <w:rsid w:val="00F725D1"/>
    <w:rsid w:val="00F9175A"/>
    <w:rsid w:val="00F96953"/>
    <w:rsid w:val="00FA27E5"/>
    <w:rsid w:val="00FC727B"/>
    <w:rsid w:val="00FE2609"/>
    <w:rsid w:val="00FF025C"/>
    <w:rsid w:val="00FF2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907E88-08F9-4B42-B1EB-81826B2AD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5DAC"/>
  </w:style>
  <w:style w:type="paragraph" w:styleId="Heading1">
    <w:name w:val="heading 1"/>
    <w:basedOn w:val="Normal"/>
    <w:next w:val="Normal"/>
    <w:link w:val="Heading1Char"/>
    <w:uiPriority w:val="9"/>
    <w:qFormat/>
    <w:rsid w:val="005C2EFC"/>
    <w:pPr>
      <w:pageBreakBefore/>
      <w:outlineLvl w:val="0"/>
    </w:pPr>
    <w:rPr>
      <w:rFonts w:asciiTheme="majorHAnsi" w:hAnsiTheme="majorHAnsi" w:cstheme="majorHAnsi"/>
      <w:sz w:val="96"/>
      <w:szCs w:val="96"/>
    </w:rPr>
  </w:style>
  <w:style w:type="paragraph" w:styleId="Heading2">
    <w:name w:val="heading 2"/>
    <w:basedOn w:val="Normal"/>
    <w:next w:val="Normal"/>
    <w:link w:val="Heading2Char"/>
    <w:uiPriority w:val="9"/>
    <w:unhideWhenUsed/>
    <w:qFormat/>
    <w:rsid w:val="002955F4"/>
    <w:pPr>
      <w:keepNext/>
      <w:keepLines/>
      <w:spacing w:before="120" w:after="120"/>
      <w:outlineLvl w:val="1"/>
    </w:pPr>
    <w:rPr>
      <w:rFonts w:asciiTheme="majorHAnsi" w:eastAsiaTheme="majorEastAsia" w:hAnsiTheme="majorHAnsi" w:cstheme="majorBidi"/>
      <w:b/>
      <w:color w:val="404040" w:themeColor="text1" w:themeTint="BF"/>
      <w:sz w:val="32"/>
      <w:szCs w:val="26"/>
    </w:rPr>
  </w:style>
  <w:style w:type="paragraph" w:styleId="Heading3">
    <w:name w:val="heading 3"/>
    <w:basedOn w:val="Normal"/>
    <w:next w:val="Normal"/>
    <w:link w:val="Heading3Char"/>
    <w:uiPriority w:val="9"/>
    <w:unhideWhenUsed/>
    <w:qFormat/>
    <w:rsid w:val="002955F4"/>
    <w:pPr>
      <w:keepNext/>
      <w:keepLines/>
      <w:spacing w:before="40" w:after="0"/>
      <w:outlineLvl w:val="2"/>
    </w:pPr>
    <w:rPr>
      <w:rFonts w:asciiTheme="majorHAnsi" w:eastAsiaTheme="majorEastAsia" w:hAnsiTheme="majorHAnsi" w:cstheme="majorBidi"/>
      <w:color w:val="767171" w:themeColor="background2" w:themeShade="80"/>
      <w:sz w:val="28"/>
      <w:szCs w:val="24"/>
    </w:rPr>
  </w:style>
  <w:style w:type="paragraph" w:styleId="Heading4">
    <w:name w:val="heading 4"/>
    <w:basedOn w:val="Normal"/>
    <w:next w:val="Normal"/>
    <w:link w:val="Heading4Char"/>
    <w:uiPriority w:val="9"/>
    <w:unhideWhenUsed/>
    <w:qFormat/>
    <w:rsid w:val="00155D91"/>
    <w:pPr>
      <w:keepNext/>
      <w:keepLines/>
      <w:spacing w:before="4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1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819"/>
  </w:style>
  <w:style w:type="paragraph" w:styleId="Footer">
    <w:name w:val="footer"/>
    <w:basedOn w:val="Normal"/>
    <w:link w:val="FooterChar"/>
    <w:uiPriority w:val="99"/>
    <w:unhideWhenUsed/>
    <w:rsid w:val="003F1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819"/>
  </w:style>
  <w:style w:type="paragraph" w:styleId="Title">
    <w:name w:val="Title"/>
    <w:basedOn w:val="Normal"/>
    <w:next w:val="Normal"/>
    <w:link w:val="TitleChar"/>
    <w:uiPriority w:val="10"/>
    <w:qFormat/>
    <w:rsid w:val="00753D6D"/>
    <w:pPr>
      <w:spacing w:after="0" w:line="240" w:lineRule="auto"/>
      <w:contextualSpacing/>
      <w:jc w:val="center"/>
    </w:pPr>
    <w:rPr>
      <w:rFonts w:asciiTheme="majorHAnsi" w:eastAsiaTheme="majorEastAsia" w:hAnsiTheme="majorHAnsi" w:cstheme="majorHAnsi"/>
      <w:color w:val="FFD966"/>
      <w:spacing w:val="-10"/>
      <w:kern w:val="28"/>
      <w:sz w:val="120"/>
      <w:szCs w:val="120"/>
    </w:rPr>
  </w:style>
  <w:style w:type="character" w:customStyle="1" w:styleId="TitleChar">
    <w:name w:val="Title Char"/>
    <w:basedOn w:val="DefaultParagraphFont"/>
    <w:link w:val="Title"/>
    <w:uiPriority w:val="10"/>
    <w:rsid w:val="00753D6D"/>
    <w:rPr>
      <w:rFonts w:asciiTheme="majorHAnsi" w:eastAsiaTheme="majorEastAsia" w:hAnsiTheme="majorHAnsi" w:cstheme="majorHAnsi"/>
      <w:color w:val="FFD966"/>
      <w:spacing w:val="-10"/>
      <w:kern w:val="28"/>
      <w:sz w:val="120"/>
      <w:szCs w:val="120"/>
    </w:rPr>
  </w:style>
  <w:style w:type="paragraph" w:styleId="ListParagraph">
    <w:name w:val="List Paragraph"/>
    <w:basedOn w:val="Normal"/>
    <w:uiPriority w:val="34"/>
    <w:qFormat/>
    <w:rsid w:val="00E613C0"/>
    <w:pPr>
      <w:ind w:left="720"/>
      <w:contextualSpacing/>
    </w:pPr>
  </w:style>
  <w:style w:type="character" w:customStyle="1" w:styleId="Heading1Char">
    <w:name w:val="Heading 1 Char"/>
    <w:basedOn w:val="DefaultParagraphFont"/>
    <w:link w:val="Heading1"/>
    <w:uiPriority w:val="9"/>
    <w:rsid w:val="005C2EFC"/>
    <w:rPr>
      <w:rFonts w:asciiTheme="majorHAnsi" w:hAnsiTheme="majorHAnsi" w:cstheme="majorHAnsi"/>
      <w:sz w:val="96"/>
      <w:szCs w:val="96"/>
    </w:rPr>
  </w:style>
  <w:style w:type="paragraph" w:styleId="Subtitle">
    <w:name w:val="Subtitle"/>
    <w:basedOn w:val="Title"/>
    <w:next w:val="Normal"/>
    <w:link w:val="SubtitleChar"/>
    <w:uiPriority w:val="11"/>
    <w:qFormat/>
    <w:rsid w:val="00753D6D"/>
    <w:rPr>
      <w:color w:val="767171" w:themeColor="background2" w:themeShade="80"/>
      <w:sz w:val="96"/>
    </w:rPr>
  </w:style>
  <w:style w:type="character" w:customStyle="1" w:styleId="SubtitleChar">
    <w:name w:val="Subtitle Char"/>
    <w:basedOn w:val="DefaultParagraphFont"/>
    <w:link w:val="Subtitle"/>
    <w:uiPriority w:val="11"/>
    <w:rsid w:val="00753D6D"/>
    <w:rPr>
      <w:rFonts w:asciiTheme="majorHAnsi" w:eastAsiaTheme="majorEastAsia" w:hAnsiTheme="majorHAnsi" w:cstheme="majorHAnsi"/>
      <w:color w:val="767171" w:themeColor="background2" w:themeShade="80"/>
      <w:spacing w:val="-10"/>
      <w:kern w:val="28"/>
      <w:sz w:val="96"/>
      <w:szCs w:val="120"/>
    </w:rPr>
  </w:style>
  <w:style w:type="paragraph" w:styleId="TOCHeading">
    <w:name w:val="TOC Heading"/>
    <w:basedOn w:val="Heading1"/>
    <w:next w:val="Normal"/>
    <w:uiPriority w:val="39"/>
    <w:unhideWhenUsed/>
    <w:qFormat/>
    <w:rsid w:val="00962DCE"/>
    <w:pPr>
      <w:spacing w:after="240"/>
      <w:outlineLvl w:val="9"/>
    </w:pPr>
    <w:rPr>
      <w:sz w:val="52"/>
    </w:rPr>
  </w:style>
  <w:style w:type="paragraph" w:styleId="TOC1">
    <w:name w:val="toc 1"/>
    <w:basedOn w:val="Normal"/>
    <w:next w:val="Normal"/>
    <w:autoRedefine/>
    <w:uiPriority w:val="39"/>
    <w:unhideWhenUsed/>
    <w:rsid w:val="00116FBA"/>
    <w:pPr>
      <w:spacing w:after="100"/>
    </w:pPr>
  </w:style>
  <w:style w:type="character" w:styleId="Hyperlink">
    <w:name w:val="Hyperlink"/>
    <w:basedOn w:val="DefaultParagraphFont"/>
    <w:uiPriority w:val="99"/>
    <w:unhideWhenUsed/>
    <w:rsid w:val="00116FBA"/>
    <w:rPr>
      <w:color w:val="0563C1" w:themeColor="hyperlink"/>
      <w:u w:val="single"/>
    </w:rPr>
  </w:style>
  <w:style w:type="table" w:styleId="TableGrid">
    <w:name w:val="Table Grid"/>
    <w:basedOn w:val="TableNormal"/>
    <w:uiPriority w:val="39"/>
    <w:rsid w:val="002362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955F4"/>
    <w:rPr>
      <w:rFonts w:asciiTheme="majorHAnsi" w:eastAsiaTheme="majorEastAsia" w:hAnsiTheme="majorHAnsi" w:cstheme="majorBidi"/>
      <w:b/>
      <w:color w:val="404040" w:themeColor="text1" w:themeTint="BF"/>
      <w:sz w:val="32"/>
      <w:szCs w:val="26"/>
    </w:rPr>
  </w:style>
  <w:style w:type="character" w:customStyle="1" w:styleId="Heading3Char">
    <w:name w:val="Heading 3 Char"/>
    <w:basedOn w:val="DefaultParagraphFont"/>
    <w:link w:val="Heading3"/>
    <w:uiPriority w:val="9"/>
    <w:rsid w:val="002955F4"/>
    <w:rPr>
      <w:rFonts w:asciiTheme="majorHAnsi" w:eastAsiaTheme="majorEastAsia" w:hAnsiTheme="majorHAnsi" w:cstheme="majorBidi"/>
      <w:color w:val="767171" w:themeColor="background2" w:themeShade="80"/>
      <w:sz w:val="28"/>
      <w:szCs w:val="24"/>
    </w:rPr>
  </w:style>
  <w:style w:type="paragraph" w:styleId="TOC2">
    <w:name w:val="toc 2"/>
    <w:basedOn w:val="Normal"/>
    <w:next w:val="Normal"/>
    <w:autoRedefine/>
    <w:uiPriority w:val="39"/>
    <w:unhideWhenUsed/>
    <w:rsid w:val="00725DAC"/>
    <w:pPr>
      <w:spacing w:after="100"/>
      <w:ind w:left="220"/>
    </w:pPr>
  </w:style>
  <w:style w:type="paragraph" w:styleId="TOC3">
    <w:name w:val="toc 3"/>
    <w:basedOn w:val="Normal"/>
    <w:next w:val="Normal"/>
    <w:autoRedefine/>
    <w:uiPriority w:val="39"/>
    <w:unhideWhenUsed/>
    <w:rsid w:val="00725DAC"/>
    <w:pPr>
      <w:spacing w:after="100"/>
      <w:ind w:left="440"/>
    </w:pPr>
  </w:style>
  <w:style w:type="paragraph" w:styleId="BalloonText">
    <w:name w:val="Balloon Text"/>
    <w:basedOn w:val="Normal"/>
    <w:link w:val="BalloonTextChar"/>
    <w:uiPriority w:val="99"/>
    <w:semiHidden/>
    <w:unhideWhenUsed/>
    <w:rsid w:val="00F72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25D1"/>
    <w:rPr>
      <w:rFonts w:ascii="Tahoma" w:hAnsi="Tahoma" w:cs="Tahoma"/>
      <w:sz w:val="16"/>
      <w:szCs w:val="16"/>
    </w:rPr>
  </w:style>
  <w:style w:type="character" w:styleId="CommentReference">
    <w:name w:val="annotation reference"/>
    <w:basedOn w:val="DefaultParagraphFont"/>
    <w:uiPriority w:val="99"/>
    <w:semiHidden/>
    <w:unhideWhenUsed/>
    <w:rsid w:val="00BC34B7"/>
    <w:rPr>
      <w:sz w:val="16"/>
      <w:szCs w:val="16"/>
    </w:rPr>
  </w:style>
  <w:style w:type="paragraph" w:styleId="CommentText">
    <w:name w:val="annotation text"/>
    <w:basedOn w:val="Normal"/>
    <w:link w:val="CommentTextChar"/>
    <w:uiPriority w:val="99"/>
    <w:semiHidden/>
    <w:unhideWhenUsed/>
    <w:rsid w:val="00BC34B7"/>
    <w:pPr>
      <w:spacing w:line="240" w:lineRule="auto"/>
    </w:pPr>
    <w:rPr>
      <w:sz w:val="20"/>
      <w:szCs w:val="20"/>
    </w:rPr>
  </w:style>
  <w:style w:type="character" w:customStyle="1" w:styleId="CommentTextChar">
    <w:name w:val="Comment Text Char"/>
    <w:basedOn w:val="DefaultParagraphFont"/>
    <w:link w:val="CommentText"/>
    <w:uiPriority w:val="99"/>
    <w:semiHidden/>
    <w:rsid w:val="00BC34B7"/>
    <w:rPr>
      <w:sz w:val="20"/>
      <w:szCs w:val="20"/>
    </w:rPr>
  </w:style>
  <w:style w:type="paragraph" w:styleId="CommentSubject">
    <w:name w:val="annotation subject"/>
    <w:basedOn w:val="CommentText"/>
    <w:next w:val="CommentText"/>
    <w:link w:val="CommentSubjectChar"/>
    <w:uiPriority w:val="99"/>
    <w:semiHidden/>
    <w:unhideWhenUsed/>
    <w:rsid w:val="00BC34B7"/>
    <w:rPr>
      <w:b/>
      <w:bCs/>
    </w:rPr>
  </w:style>
  <w:style w:type="character" w:customStyle="1" w:styleId="CommentSubjectChar">
    <w:name w:val="Comment Subject Char"/>
    <w:basedOn w:val="CommentTextChar"/>
    <w:link w:val="CommentSubject"/>
    <w:uiPriority w:val="99"/>
    <w:semiHidden/>
    <w:rsid w:val="00BC34B7"/>
    <w:rPr>
      <w:b/>
      <w:bCs/>
      <w:sz w:val="20"/>
      <w:szCs w:val="20"/>
    </w:rPr>
  </w:style>
  <w:style w:type="paragraph" w:styleId="NoSpacing">
    <w:name w:val="No Spacing"/>
    <w:uiPriority w:val="1"/>
    <w:qFormat/>
    <w:rsid w:val="003B1236"/>
    <w:pPr>
      <w:spacing w:after="0" w:line="240" w:lineRule="auto"/>
    </w:pPr>
  </w:style>
  <w:style w:type="character" w:customStyle="1" w:styleId="Heading4Char">
    <w:name w:val="Heading 4 Char"/>
    <w:basedOn w:val="DefaultParagraphFont"/>
    <w:link w:val="Heading4"/>
    <w:uiPriority w:val="9"/>
    <w:rsid w:val="00155D91"/>
    <w:rPr>
      <w:rFonts w:asciiTheme="majorHAnsi" w:eastAsiaTheme="majorEastAsia" w:hAnsiTheme="majorHAnsi" w:cstheme="majorBidi"/>
      <w:b/>
      <w:bCs/>
      <w:i/>
      <w:iCs/>
      <w:color w:val="4472C4" w:themeColor="accent1"/>
    </w:rPr>
  </w:style>
  <w:style w:type="character" w:styleId="FollowedHyperlink">
    <w:name w:val="FollowedHyperlink"/>
    <w:basedOn w:val="DefaultParagraphFont"/>
    <w:uiPriority w:val="99"/>
    <w:semiHidden/>
    <w:unhideWhenUsed/>
    <w:rsid w:val="000E45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05304">
      <w:bodyDiv w:val="1"/>
      <w:marLeft w:val="0"/>
      <w:marRight w:val="0"/>
      <w:marTop w:val="0"/>
      <w:marBottom w:val="0"/>
      <w:divBdr>
        <w:top w:val="none" w:sz="0" w:space="0" w:color="auto"/>
        <w:left w:val="none" w:sz="0" w:space="0" w:color="auto"/>
        <w:bottom w:val="none" w:sz="0" w:space="0" w:color="auto"/>
        <w:right w:val="none" w:sz="0" w:space="0" w:color="auto"/>
      </w:divBdr>
      <w:divsChild>
        <w:div w:id="1146163459">
          <w:marLeft w:val="0"/>
          <w:marRight w:val="0"/>
          <w:marTop w:val="0"/>
          <w:marBottom w:val="0"/>
          <w:divBdr>
            <w:top w:val="none" w:sz="0" w:space="0" w:color="auto"/>
            <w:left w:val="none" w:sz="0" w:space="0" w:color="auto"/>
            <w:bottom w:val="none" w:sz="0" w:space="0" w:color="auto"/>
            <w:right w:val="none" w:sz="0" w:space="0" w:color="auto"/>
          </w:divBdr>
        </w:div>
        <w:div w:id="6736055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2E1FB-9593-46DF-9EA6-2E9A37359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11</Pages>
  <Words>1798</Words>
  <Characters>10255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Melanie Nikdel</dc:creator>
  <cp:lastModifiedBy>Tom Shannon</cp:lastModifiedBy>
  <cp:revision>36</cp:revision>
  <cp:lastPrinted>2017-07-27T22:51:00Z</cp:lastPrinted>
  <dcterms:created xsi:type="dcterms:W3CDTF">2018-01-29T21:56:00Z</dcterms:created>
  <dcterms:modified xsi:type="dcterms:W3CDTF">2018-04-18T13:48:00Z</dcterms:modified>
</cp:coreProperties>
</file>