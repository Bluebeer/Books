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BD1621" w14:textId="77777777" w:rsidR="00D965BE" w:rsidRDefault="00D965BE" w:rsidP="00495F93">
      <w:pPr>
        <w:pStyle w:val="Subtitle"/>
      </w:pPr>
    </w:p>
    <w:p w14:paraId="2A06ABEF" w14:textId="1E8EAD58" w:rsidR="00F96953" w:rsidRPr="00495F93" w:rsidRDefault="00895889"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62336" behindDoc="0" locked="0" layoutInCell="1" allowOverlap="1" wp14:anchorId="629CC3C9" wp14:editId="7CA4BCB4">
                <wp:simplePos x="0" y="0"/>
                <wp:positionH relativeFrom="margin">
                  <wp:posOffset>-619125</wp:posOffset>
                </wp:positionH>
                <wp:positionV relativeFrom="paragraph">
                  <wp:posOffset>4399915</wp:posOffset>
                </wp:positionV>
                <wp:extent cx="7019925"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7019925" cy="1828800"/>
                        </a:xfrm>
                        <a:prstGeom prst="rect">
                          <a:avLst/>
                        </a:prstGeom>
                        <a:noFill/>
                        <a:ln>
                          <a:noFill/>
                        </a:ln>
                      </wps:spPr>
                      <wps:txbx>
                        <w:txbxContent>
                          <w:p w14:paraId="5D5FDA18" w14:textId="701A484C" w:rsidR="00AE287F" w:rsidRPr="00BB1B9B" w:rsidRDefault="00AE287F" w:rsidP="00895889">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 Level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29CC3C9" id="_x0000_t202" coordsize="21600,21600" o:spt="202" path="m,l,21600r21600,l21600,xe">
                <v:stroke joinstyle="miter"/>
                <v:path gradientshapeok="t" o:connecttype="rect"/>
              </v:shapetype>
              <v:shape id="Text Box 15" o:spid="_x0000_s1026" type="#_x0000_t202" style="position:absolute;left:0;text-align:left;margin-left:-48.75pt;margin-top:346.45pt;width:552.75pt;height:2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" filled="f" stroked="f">
                <v:textbox style="mso-fit-shape-to-text:t">
                  <w:txbxContent>
                    <w:p w14:paraId="5D5FDA18" w14:textId="701A484C" w:rsidR="00AE287F" w:rsidRPr="00BB1B9B" w:rsidRDefault="00AE287F" w:rsidP="00895889">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 Level Design</w:t>
                      </w:r>
                    </w:p>
                  </w:txbxContent>
                </v:textbox>
                <w10:wrap anchorx="margin"/>
              </v:shape>
            </w:pict>
          </mc:Fallback>
        </mc:AlternateContent>
      </w:r>
      <w:r w:rsidR="00495F93">
        <w:rPr>
          <w:noProof/>
        </w:rPr>
        <w:drawing>
          <wp:anchor distT="0" distB="0" distL="114300" distR="114300" simplePos="0" relativeHeight="251660288" behindDoc="1" locked="0" layoutInCell="1" allowOverlap="1" wp14:anchorId="37B13AA2" wp14:editId="252329ED">
            <wp:simplePos x="0" y="0"/>
            <wp:positionH relativeFrom="column">
              <wp:posOffset>76200</wp:posOffset>
            </wp:positionH>
            <wp:positionV relativeFrom="paragraph">
              <wp:posOffset>132080</wp:posOffset>
            </wp:positionV>
            <wp:extent cx="5784041" cy="723005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041" cy="7230052"/>
                    </a:xfrm>
                    <a:prstGeom prst="rect">
                      <a:avLst/>
                    </a:prstGeom>
                  </pic:spPr>
                </pic:pic>
              </a:graphicData>
            </a:graphic>
          </wp:anchor>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14:paraId="5CFEAF49" w14:textId="77777777" w:rsidR="00116FBA" w:rsidRPr="00713710" w:rsidRDefault="00116FBA" w:rsidP="005C2EFC">
          <w:pPr>
            <w:pStyle w:val="TOCHeading"/>
          </w:pPr>
          <w:r w:rsidRPr="00713710">
            <w:t>Contents</w:t>
          </w:r>
        </w:p>
        <w:p w14:paraId="40825F13" w14:textId="77777777" w:rsidR="00B14956"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201291" w:history="1">
            <w:r w:rsidR="00B14956" w:rsidRPr="00832CC3">
              <w:rPr>
                <w:rStyle w:val="Hyperlink"/>
                <w:noProof/>
              </w:rPr>
              <w:t>Overview</w:t>
            </w:r>
            <w:r w:rsidR="00B14956">
              <w:rPr>
                <w:noProof/>
                <w:webHidden/>
              </w:rPr>
              <w:tab/>
            </w:r>
            <w:r w:rsidR="00B14956">
              <w:rPr>
                <w:noProof/>
                <w:webHidden/>
              </w:rPr>
              <w:fldChar w:fldCharType="begin"/>
            </w:r>
            <w:r w:rsidR="00B14956">
              <w:rPr>
                <w:noProof/>
                <w:webHidden/>
              </w:rPr>
              <w:instrText xml:space="preserve"> PAGEREF _Toc508201291 \h </w:instrText>
            </w:r>
            <w:r w:rsidR="00B14956">
              <w:rPr>
                <w:noProof/>
                <w:webHidden/>
              </w:rPr>
            </w:r>
            <w:r w:rsidR="00B14956">
              <w:rPr>
                <w:noProof/>
                <w:webHidden/>
              </w:rPr>
              <w:fldChar w:fldCharType="separate"/>
            </w:r>
            <w:r w:rsidR="00B14956">
              <w:rPr>
                <w:noProof/>
                <w:webHidden/>
              </w:rPr>
              <w:t>3</w:t>
            </w:r>
            <w:r w:rsidR="00B14956">
              <w:rPr>
                <w:noProof/>
                <w:webHidden/>
              </w:rPr>
              <w:fldChar w:fldCharType="end"/>
            </w:r>
          </w:hyperlink>
        </w:p>
        <w:p w14:paraId="648643C0" w14:textId="77777777" w:rsidR="00B14956" w:rsidRDefault="00221466">
          <w:pPr>
            <w:pStyle w:val="TOC2"/>
            <w:tabs>
              <w:tab w:val="right" w:leader="dot" w:pos="9350"/>
            </w:tabs>
            <w:rPr>
              <w:rFonts w:eastAsiaTheme="minorEastAsia"/>
              <w:noProof/>
            </w:rPr>
          </w:pPr>
          <w:hyperlink w:anchor="_Toc508201292" w:history="1">
            <w:r w:rsidR="00B14956" w:rsidRPr="00832CC3">
              <w:rPr>
                <w:rStyle w:val="Hyperlink"/>
                <w:noProof/>
              </w:rPr>
              <w:t>4.1. Level Design Overview</w:t>
            </w:r>
            <w:r w:rsidR="00B14956">
              <w:rPr>
                <w:noProof/>
                <w:webHidden/>
              </w:rPr>
              <w:tab/>
            </w:r>
            <w:r w:rsidR="00B14956">
              <w:rPr>
                <w:noProof/>
                <w:webHidden/>
              </w:rPr>
              <w:fldChar w:fldCharType="begin"/>
            </w:r>
            <w:r w:rsidR="00B14956">
              <w:rPr>
                <w:noProof/>
                <w:webHidden/>
              </w:rPr>
              <w:instrText xml:space="preserve"> PAGEREF _Toc508201292 \h </w:instrText>
            </w:r>
            <w:r w:rsidR="00B14956">
              <w:rPr>
                <w:noProof/>
                <w:webHidden/>
              </w:rPr>
            </w:r>
            <w:r w:rsidR="00B14956">
              <w:rPr>
                <w:noProof/>
                <w:webHidden/>
              </w:rPr>
              <w:fldChar w:fldCharType="separate"/>
            </w:r>
            <w:r w:rsidR="00B14956">
              <w:rPr>
                <w:noProof/>
                <w:webHidden/>
              </w:rPr>
              <w:t>4</w:t>
            </w:r>
            <w:r w:rsidR="00B14956">
              <w:rPr>
                <w:noProof/>
                <w:webHidden/>
              </w:rPr>
              <w:fldChar w:fldCharType="end"/>
            </w:r>
          </w:hyperlink>
        </w:p>
        <w:p w14:paraId="0DE21384" w14:textId="77777777" w:rsidR="00B14956" w:rsidRDefault="00221466">
          <w:pPr>
            <w:pStyle w:val="TOC3"/>
            <w:tabs>
              <w:tab w:val="right" w:leader="dot" w:pos="9350"/>
            </w:tabs>
            <w:rPr>
              <w:rFonts w:eastAsiaTheme="minorEastAsia"/>
              <w:noProof/>
            </w:rPr>
          </w:pPr>
          <w:hyperlink w:anchor="_Toc508201293" w:history="1">
            <w:r w:rsidR="00B14956" w:rsidRPr="00832CC3">
              <w:rPr>
                <w:rStyle w:val="Hyperlink"/>
                <w:noProof/>
              </w:rPr>
              <w:t>White-Rooming</w:t>
            </w:r>
            <w:r w:rsidR="00B14956">
              <w:rPr>
                <w:noProof/>
                <w:webHidden/>
              </w:rPr>
              <w:tab/>
            </w:r>
            <w:r w:rsidR="00B14956">
              <w:rPr>
                <w:noProof/>
                <w:webHidden/>
              </w:rPr>
              <w:fldChar w:fldCharType="begin"/>
            </w:r>
            <w:r w:rsidR="00B14956">
              <w:rPr>
                <w:noProof/>
                <w:webHidden/>
              </w:rPr>
              <w:instrText xml:space="preserve"> PAGEREF _Toc508201293 \h </w:instrText>
            </w:r>
            <w:r w:rsidR="00B14956">
              <w:rPr>
                <w:noProof/>
                <w:webHidden/>
              </w:rPr>
            </w:r>
            <w:r w:rsidR="00B14956">
              <w:rPr>
                <w:noProof/>
                <w:webHidden/>
              </w:rPr>
              <w:fldChar w:fldCharType="separate"/>
            </w:r>
            <w:r w:rsidR="00B14956">
              <w:rPr>
                <w:noProof/>
                <w:webHidden/>
              </w:rPr>
              <w:t>4</w:t>
            </w:r>
            <w:r w:rsidR="00B14956">
              <w:rPr>
                <w:noProof/>
                <w:webHidden/>
              </w:rPr>
              <w:fldChar w:fldCharType="end"/>
            </w:r>
          </w:hyperlink>
        </w:p>
        <w:p w14:paraId="35135E9C" w14:textId="77777777" w:rsidR="00B14956" w:rsidRDefault="00221466">
          <w:pPr>
            <w:pStyle w:val="TOC3"/>
            <w:tabs>
              <w:tab w:val="right" w:leader="dot" w:pos="9350"/>
            </w:tabs>
            <w:rPr>
              <w:rFonts w:eastAsiaTheme="minorEastAsia"/>
              <w:noProof/>
            </w:rPr>
          </w:pPr>
          <w:hyperlink w:anchor="_Toc508201294" w:history="1">
            <w:r w:rsidR="00B14956" w:rsidRPr="00832CC3">
              <w:rPr>
                <w:rStyle w:val="Hyperlink"/>
                <w:noProof/>
              </w:rPr>
              <w:t>Meshing</w:t>
            </w:r>
            <w:r w:rsidR="00B14956">
              <w:rPr>
                <w:noProof/>
                <w:webHidden/>
              </w:rPr>
              <w:tab/>
            </w:r>
            <w:r w:rsidR="00B14956">
              <w:rPr>
                <w:noProof/>
                <w:webHidden/>
              </w:rPr>
              <w:fldChar w:fldCharType="begin"/>
            </w:r>
            <w:r w:rsidR="00B14956">
              <w:rPr>
                <w:noProof/>
                <w:webHidden/>
              </w:rPr>
              <w:instrText xml:space="preserve"> PAGEREF _Toc508201294 \h </w:instrText>
            </w:r>
            <w:r w:rsidR="00B14956">
              <w:rPr>
                <w:noProof/>
                <w:webHidden/>
              </w:rPr>
            </w:r>
            <w:r w:rsidR="00B14956">
              <w:rPr>
                <w:noProof/>
                <w:webHidden/>
              </w:rPr>
              <w:fldChar w:fldCharType="separate"/>
            </w:r>
            <w:r w:rsidR="00B14956">
              <w:rPr>
                <w:noProof/>
                <w:webHidden/>
              </w:rPr>
              <w:t>4</w:t>
            </w:r>
            <w:r w:rsidR="00B14956">
              <w:rPr>
                <w:noProof/>
                <w:webHidden/>
              </w:rPr>
              <w:fldChar w:fldCharType="end"/>
            </w:r>
          </w:hyperlink>
        </w:p>
        <w:p w14:paraId="43214E3B" w14:textId="77777777" w:rsidR="00B14956" w:rsidRDefault="00221466">
          <w:pPr>
            <w:pStyle w:val="TOC3"/>
            <w:tabs>
              <w:tab w:val="right" w:leader="dot" w:pos="9350"/>
            </w:tabs>
            <w:rPr>
              <w:rFonts w:eastAsiaTheme="minorEastAsia"/>
              <w:noProof/>
            </w:rPr>
          </w:pPr>
          <w:hyperlink w:anchor="_Toc508201295" w:history="1">
            <w:r w:rsidR="00B14956" w:rsidRPr="00832CC3">
              <w:rPr>
                <w:rStyle w:val="Hyperlink"/>
                <w:noProof/>
              </w:rPr>
              <w:t>Lighting</w:t>
            </w:r>
            <w:r w:rsidR="00B14956">
              <w:rPr>
                <w:noProof/>
                <w:webHidden/>
              </w:rPr>
              <w:tab/>
            </w:r>
            <w:r w:rsidR="00B14956">
              <w:rPr>
                <w:noProof/>
                <w:webHidden/>
              </w:rPr>
              <w:fldChar w:fldCharType="begin"/>
            </w:r>
            <w:r w:rsidR="00B14956">
              <w:rPr>
                <w:noProof/>
                <w:webHidden/>
              </w:rPr>
              <w:instrText xml:space="preserve"> PAGEREF _Toc508201295 \h </w:instrText>
            </w:r>
            <w:r w:rsidR="00B14956">
              <w:rPr>
                <w:noProof/>
                <w:webHidden/>
              </w:rPr>
            </w:r>
            <w:r w:rsidR="00B14956">
              <w:rPr>
                <w:noProof/>
                <w:webHidden/>
              </w:rPr>
              <w:fldChar w:fldCharType="separate"/>
            </w:r>
            <w:r w:rsidR="00B14956">
              <w:rPr>
                <w:noProof/>
                <w:webHidden/>
              </w:rPr>
              <w:t>4</w:t>
            </w:r>
            <w:r w:rsidR="00B14956">
              <w:rPr>
                <w:noProof/>
                <w:webHidden/>
              </w:rPr>
              <w:fldChar w:fldCharType="end"/>
            </w:r>
          </w:hyperlink>
        </w:p>
        <w:p w14:paraId="6FC2F2D1" w14:textId="77777777" w:rsidR="00B14956" w:rsidRDefault="00221466">
          <w:pPr>
            <w:pStyle w:val="TOC3"/>
            <w:tabs>
              <w:tab w:val="right" w:leader="dot" w:pos="9350"/>
            </w:tabs>
            <w:rPr>
              <w:rFonts w:eastAsiaTheme="minorEastAsia"/>
              <w:noProof/>
            </w:rPr>
          </w:pPr>
          <w:hyperlink w:anchor="_Toc508201296" w:history="1">
            <w:r w:rsidR="00B14956" w:rsidRPr="00832CC3">
              <w:rPr>
                <w:rStyle w:val="Hyperlink"/>
                <w:noProof/>
              </w:rPr>
              <w:t>Polish</w:t>
            </w:r>
            <w:r w:rsidR="00B14956">
              <w:rPr>
                <w:noProof/>
                <w:webHidden/>
              </w:rPr>
              <w:tab/>
            </w:r>
            <w:r w:rsidR="00B14956">
              <w:rPr>
                <w:noProof/>
                <w:webHidden/>
              </w:rPr>
              <w:fldChar w:fldCharType="begin"/>
            </w:r>
            <w:r w:rsidR="00B14956">
              <w:rPr>
                <w:noProof/>
                <w:webHidden/>
              </w:rPr>
              <w:instrText xml:space="preserve"> PAGEREF _Toc508201296 \h </w:instrText>
            </w:r>
            <w:r w:rsidR="00B14956">
              <w:rPr>
                <w:noProof/>
                <w:webHidden/>
              </w:rPr>
            </w:r>
            <w:r w:rsidR="00B14956">
              <w:rPr>
                <w:noProof/>
                <w:webHidden/>
              </w:rPr>
              <w:fldChar w:fldCharType="separate"/>
            </w:r>
            <w:r w:rsidR="00B14956">
              <w:rPr>
                <w:noProof/>
                <w:webHidden/>
              </w:rPr>
              <w:t>5</w:t>
            </w:r>
            <w:r w:rsidR="00B14956">
              <w:rPr>
                <w:noProof/>
                <w:webHidden/>
              </w:rPr>
              <w:fldChar w:fldCharType="end"/>
            </w:r>
          </w:hyperlink>
        </w:p>
        <w:p w14:paraId="24EA1D69" w14:textId="77777777" w:rsidR="00B14956" w:rsidRDefault="00221466">
          <w:pPr>
            <w:pStyle w:val="TOC2"/>
            <w:tabs>
              <w:tab w:val="right" w:leader="dot" w:pos="9350"/>
            </w:tabs>
            <w:rPr>
              <w:rFonts w:eastAsiaTheme="minorEastAsia"/>
              <w:noProof/>
            </w:rPr>
          </w:pPr>
          <w:hyperlink w:anchor="_Toc508201297" w:history="1">
            <w:r w:rsidR="00B14956" w:rsidRPr="00832CC3">
              <w:rPr>
                <w:rStyle w:val="Hyperlink"/>
                <w:noProof/>
              </w:rPr>
              <w:t>4.2. Testing and Iteration</w:t>
            </w:r>
            <w:r w:rsidR="00B14956">
              <w:rPr>
                <w:noProof/>
                <w:webHidden/>
              </w:rPr>
              <w:tab/>
            </w:r>
            <w:r w:rsidR="00B14956">
              <w:rPr>
                <w:noProof/>
                <w:webHidden/>
              </w:rPr>
              <w:fldChar w:fldCharType="begin"/>
            </w:r>
            <w:r w:rsidR="00B14956">
              <w:rPr>
                <w:noProof/>
                <w:webHidden/>
              </w:rPr>
              <w:instrText xml:space="preserve"> PAGEREF _Toc508201297 \h </w:instrText>
            </w:r>
            <w:r w:rsidR="00B14956">
              <w:rPr>
                <w:noProof/>
                <w:webHidden/>
              </w:rPr>
            </w:r>
            <w:r w:rsidR="00B14956">
              <w:rPr>
                <w:noProof/>
                <w:webHidden/>
              </w:rPr>
              <w:fldChar w:fldCharType="separate"/>
            </w:r>
            <w:r w:rsidR="00B14956">
              <w:rPr>
                <w:noProof/>
                <w:webHidden/>
              </w:rPr>
              <w:t>5</w:t>
            </w:r>
            <w:r w:rsidR="00B14956">
              <w:rPr>
                <w:noProof/>
                <w:webHidden/>
              </w:rPr>
              <w:fldChar w:fldCharType="end"/>
            </w:r>
          </w:hyperlink>
        </w:p>
        <w:p w14:paraId="447704C2" w14:textId="77777777" w:rsidR="00B14956" w:rsidRDefault="00221466">
          <w:pPr>
            <w:pStyle w:val="TOC2"/>
            <w:tabs>
              <w:tab w:val="right" w:leader="dot" w:pos="9350"/>
            </w:tabs>
            <w:rPr>
              <w:rFonts w:eastAsiaTheme="minorEastAsia"/>
              <w:noProof/>
            </w:rPr>
          </w:pPr>
          <w:hyperlink w:anchor="_Toc508201298" w:history="1">
            <w:r w:rsidR="00B14956" w:rsidRPr="00832CC3">
              <w:rPr>
                <w:rStyle w:val="Hyperlink"/>
                <w:noProof/>
              </w:rPr>
              <w:t>4.3. Worlds versus Levels</w:t>
            </w:r>
            <w:r w:rsidR="00B14956">
              <w:rPr>
                <w:noProof/>
                <w:webHidden/>
              </w:rPr>
              <w:tab/>
            </w:r>
            <w:r w:rsidR="00B14956">
              <w:rPr>
                <w:noProof/>
                <w:webHidden/>
              </w:rPr>
              <w:fldChar w:fldCharType="begin"/>
            </w:r>
            <w:r w:rsidR="00B14956">
              <w:rPr>
                <w:noProof/>
                <w:webHidden/>
              </w:rPr>
              <w:instrText xml:space="preserve"> PAGEREF _Toc508201298 \h </w:instrText>
            </w:r>
            <w:r w:rsidR="00B14956">
              <w:rPr>
                <w:noProof/>
                <w:webHidden/>
              </w:rPr>
            </w:r>
            <w:r w:rsidR="00B14956">
              <w:rPr>
                <w:noProof/>
                <w:webHidden/>
              </w:rPr>
              <w:fldChar w:fldCharType="separate"/>
            </w:r>
            <w:r w:rsidR="00B14956">
              <w:rPr>
                <w:noProof/>
                <w:webHidden/>
              </w:rPr>
              <w:t>5</w:t>
            </w:r>
            <w:r w:rsidR="00B14956">
              <w:rPr>
                <w:noProof/>
                <w:webHidden/>
              </w:rPr>
              <w:fldChar w:fldCharType="end"/>
            </w:r>
          </w:hyperlink>
        </w:p>
        <w:p w14:paraId="24FE687C" w14:textId="77777777" w:rsidR="00B14956" w:rsidRDefault="00221466">
          <w:pPr>
            <w:pStyle w:val="TOC2"/>
            <w:tabs>
              <w:tab w:val="right" w:leader="dot" w:pos="9350"/>
            </w:tabs>
            <w:rPr>
              <w:rFonts w:eastAsiaTheme="minorEastAsia"/>
              <w:noProof/>
            </w:rPr>
          </w:pPr>
          <w:hyperlink w:anchor="_Toc508201299" w:history="1">
            <w:r w:rsidR="00B14956" w:rsidRPr="00832CC3">
              <w:rPr>
                <w:rStyle w:val="Hyperlink"/>
                <w:noProof/>
              </w:rPr>
              <w:t>4.4. Level Design Patterns and Tropes</w:t>
            </w:r>
            <w:r w:rsidR="00B14956">
              <w:rPr>
                <w:noProof/>
                <w:webHidden/>
              </w:rPr>
              <w:tab/>
            </w:r>
            <w:r w:rsidR="00B14956">
              <w:rPr>
                <w:noProof/>
                <w:webHidden/>
              </w:rPr>
              <w:fldChar w:fldCharType="begin"/>
            </w:r>
            <w:r w:rsidR="00B14956">
              <w:rPr>
                <w:noProof/>
                <w:webHidden/>
              </w:rPr>
              <w:instrText xml:space="preserve"> PAGEREF _Toc508201299 \h </w:instrText>
            </w:r>
            <w:r w:rsidR="00B14956">
              <w:rPr>
                <w:noProof/>
                <w:webHidden/>
              </w:rPr>
            </w:r>
            <w:r w:rsidR="00B14956">
              <w:rPr>
                <w:noProof/>
                <w:webHidden/>
              </w:rPr>
              <w:fldChar w:fldCharType="separate"/>
            </w:r>
            <w:r w:rsidR="00B14956">
              <w:rPr>
                <w:noProof/>
                <w:webHidden/>
              </w:rPr>
              <w:t>5</w:t>
            </w:r>
            <w:r w:rsidR="00B14956">
              <w:rPr>
                <w:noProof/>
                <w:webHidden/>
              </w:rPr>
              <w:fldChar w:fldCharType="end"/>
            </w:r>
          </w:hyperlink>
        </w:p>
        <w:p w14:paraId="4EFB2700" w14:textId="77777777" w:rsidR="00B14956" w:rsidRDefault="00221466">
          <w:pPr>
            <w:pStyle w:val="TOC3"/>
            <w:tabs>
              <w:tab w:val="right" w:leader="dot" w:pos="9350"/>
            </w:tabs>
            <w:rPr>
              <w:rFonts w:eastAsiaTheme="minorEastAsia"/>
              <w:noProof/>
            </w:rPr>
          </w:pPr>
          <w:hyperlink w:anchor="_Toc508201300" w:history="1">
            <w:r w:rsidR="00B14956" w:rsidRPr="00832CC3">
              <w:rPr>
                <w:rStyle w:val="Hyperlink"/>
                <w:noProof/>
              </w:rPr>
              <w:t>Periodical Encounters</w:t>
            </w:r>
            <w:r w:rsidR="00B14956">
              <w:rPr>
                <w:noProof/>
                <w:webHidden/>
              </w:rPr>
              <w:tab/>
            </w:r>
            <w:r w:rsidR="00B14956">
              <w:rPr>
                <w:noProof/>
                <w:webHidden/>
              </w:rPr>
              <w:fldChar w:fldCharType="begin"/>
            </w:r>
            <w:r w:rsidR="00B14956">
              <w:rPr>
                <w:noProof/>
                <w:webHidden/>
              </w:rPr>
              <w:instrText xml:space="preserve"> PAGEREF _Toc508201300 \h </w:instrText>
            </w:r>
            <w:r w:rsidR="00B14956">
              <w:rPr>
                <w:noProof/>
                <w:webHidden/>
              </w:rPr>
            </w:r>
            <w:r w:rsidR="00B14956">
              <w:rPr>
                <w:noProof/>
                <w:webHidden/>
              </w:rPr>
              <w:fldChar w:fldCharType="separate"/>
            </w:r>
            <w:r w:rsidR="00B14956">
              <w:rPr>
                <w:noProof/>
                <w:webHidden/>
              </w:rPr>
              <w:t>5</w:t>
            </w:r>
            <w:r w:rsidR="00B14956">
              <w:rPr>
                <w:noProof/>
                <w:webHidden/>
              </w:rPr>
              <w:fldChar w:fldCharType="end"/>
            </w:r>
          </w:hyperlink>
        </w:p>
        <w:p w14:paraId="14140F8F" w14:textId="77777777" w:rsidR="00B14956" w:rsidRDefault="00221466">
          <w:pPr>
            <w:pStyle w:val="TOC3"/>
            <w:tabs>
              <w:tab w:val="right" w:leader="dot" w:pos="9350"/>
            </w:tabs>
            <w:rPr>
              <w:rFonts w:eastAsiaTheme="minorEastAsia"/>
              <w:noProof/>
            </w:rPr>
          </w:pPr>
          <w:hyperlink w:anchor="_Toc508201301" w:history="1">
            <w:r w:rsidR="00B14956" w:rsidRPr="00832CC3">
              <w:rPr>
                <w:rStyle w:val="Hyperlink"/>
                <w:noProof/>
              </w:rPr>
              <w:t>Bait and Lures (Risk/Reward Paths)</w:t>
            </w:r>
            <w:r w:rsidR="00B14956">
              <w:rPr>
                <w:noProof/>
                <w:webHidden/>
              </w:rPr>
              <w:tab/>
            </w:r>
            <w:r w:rsidR="00B14956">
              <w:rPr>
                <w:noProof/>
                <w:webHidden/>
              </w:rPr>
              <w:fldChar w:fldCharType="begin"/>
            </w:r>
            <w:r w:rsidR="00B14956">
              <w:rPr>
                <w:noProof/>
                <w:webHidden/>
              </w:rPr>
              <w:instrText xml:space="preserve"> PAGEREF _Toc508201301 \h </w:instrText>
            </w:r>
            <w:r w:rsidR="00B14956">
              <w:rPr>
                <w:noProof/>
                <w:webHidden/>
              </w:rPr>
            </w:r>
            <w:r w:rsidR="00B14956">
              <w:rPr>
                <w:noProof/>
                <w:webHidden/>
              </w:rPr>
              <w:fldChar w:fldCharType="separate"/>
            </w:r>
            <w:r w:rsidR="00B14956">
              <w:rPr>
                <w:noProof/>
                <w:webHidden/>
              </w:rPr>
              <w:t>5</w:t>
            </w:r>
            <w:r w:rsidR="00B14956">
              <w:rPr>
                <w:noProof/>
                <w:webHidden/>
              </w:rPr>
              <w:fldChar w:fldCharType="end"/>
            </w:r>
          </w:hyperlink>
        </w:p>
        <w:p w14:paraId="60A58B48" w14:textId="77777777" w:rsidR="00B14956" w:rsidRDefault="00221466">
          <w:pPr>
            <w:pStyle w:val="TOC3"/>
            <w:tabs>
              <w:tab w:val="right" w:leader="dot" w:pos="9350"/>
            </w:tabs>
            <w:rPr>
              <w:rFonts w:eastAsiaTheme="minorEastAsia"/>
              <w:noProof/>
            </w:rPr>
          </w:pPr>
          <w:hyperlink w:anchor="_Toc508201302" w:history="1">
            <w:r w:rsidR="00B14956" w:rsidRPr="00832CC3">
              <w:rPr>
                <w:rStyle w:val="Hyperlink"/>
                <w:noProof/>
              </w:rPr>
              <w:t>Monster Closets</w:t>
            </w:r>
            <w:r w:rsidR="00B14956">
              <w:rPr>
                <w:noProof/>
                <w:webHidden/>
              </w:rPr>
              <w:tab/>
            </w:r>
            <w:r w:rsidR="00B14956">
              <w:rPr>
                <w:noProof/>
                <w:webHidden/>
              </w:rPr>
              <w:fldChar w:fldCharType="begin"/>
            </w:r>
            <w:r w:rsidR="00B14956">
              <w:rPr>
                <w:noProof/>
                <w:webHidden/>
              </w:rPr>
              <w:instrText xml:space="preserve"> PAGEREF _Toc508201302 \h </w:instrText>
            </w:r>
            <w:r w:rsidR="00B14956">
              <w:rPr>
                <w:noProof/>
                <w:webHidden/>
              </w:rPr>
            </w:r>
            <w:r w:rsidR="00B14956">
              <w:rPr>
                <w:noProof/>
                <w:webHidden/>
              </w:rPr>
              <w:fldChar w:fldCharType="separate"/>
            </w:r>
            <w:r w:rsidR="00B14956">
              <w:rPr>
                <w:noProof/>
                <w:webHidden/>
              </w:rPr>
              <w:t>6</w:t>
            </w:r>
            <w:r w:rsidR="00B14956">
              <w:rPr>
                <w:noProof/>
                <w:webHidden/>
              </w:rPr>
              <w:fldChar w:fldCharType="end"/>
            </w:r>
          </w:hyperlink>
        </w:p>
        <w:p w14:paraId="49DD3B0C" w14:textId="77777777" w:rsidR="00B14956" w:rsidRDefault="00221466">
          <w:pPr>
            <w:pStyle w:val="TOC3"/>
            <w:tabs>
              <w:tab w:val="right" w:leader="dot" w:pos="9350"/>
            </w:tabs>
            <w:rPr>
              <w:rFonts w:eastAsiaTheme="minorEastAsia"/>
              <w:noProof/>
            </w:rPr>
          </w:pPr>
          <w:hyperlink w:anchor="_Toc508201303" w:history="1">
            <w:r w:rsidR="00B14956" w:rsidRPr="00832CC3">
              <w:rPr>
                <w:rStyle w:val="Hyperlink"/>
                <w:noProof/>
              </w:rPr>
              <w:t>The Traveled Path</w:t>
            </w:r>
            <w:r w:rsidR="00B14956">
              <w:rPr>
                <w:noProof/>
                <w:webHidden/>
              </w:rPr>
              <w:tab/>
            </w:r>
            <w:r w:rsidR="00B14956">
              <w:rPr>
                <w:noProof/>
                <w:webHidden/>
              </w:rPr>
              <w:fldChar w:fldCharType="begin"/>
            </w:r>
            <w:r w:rsidR="00B14956">
              <w:rPr>
                <w:noProof/>
                <w:webHidden/>
              </w:rPr>
              <w:instrText xml:space="preserve"> PAGEREF _Toc508201303 \h </w:instrText>
            </w:r>
            <w:r w:rsidR="00B14956">
              <w:rPr>
                <w:noProof/>
                <w:webHidden/>
              </w:rPr>
            </w:r>
            <w:r w:rsidR="00B14956">
              <w:rPr>
                <w:noProof/>
                <w:webHidden/>
              </w:rPr>
              <w:fldChar w:fldCharType="separate"/>
            </w:r>
            <w:r w:rsidR="00B14956">
              <w:rPr>
                <w:noProof/>
                <w:webHidden/>
              </w:rPr>
              <w:t>6</w:t>
            </w:r>
            <w:r w:rsidR="00B14956">
              <w:rPr>
                <w:noProof/>
                <w:webHidden/>
              </w:rPr>
              <w:fldChar w:fldCharType="end"/>
            </w:r>
          </w:hyperlink>
        </w:p>
        <w:p w14:paraId="472F18CB" w14:textId="77777777" w:rsidR="00B14956" w:rsidRDefault="00221466">
          <w:pPr>
            <w:pStyle w:val="TOC3"/>
            <w:tabs>
              <w:tab w:val="right" w:leader="dot" w:pos="9350"/>
            </w:tabs>
            <w:rPr>
              <w:rFonts w:eastAsiaTheme="minorEastAsia"/>
              <w:noProof/>
            </w:rPr>
          </w:pPr>
          <w:hyperlink w:anchor="_Toc508201304" w:history="1">
            <w:r w:rsidR="00B14956" w:rsidRPr="00832CC3">
              <w:rPr>
                <w:rStyle w:val="Hyperlink"/>
                <w:noProof/>
              </w:rPr>
              <w:t>Environmental Alternatives</w:t>
            </w:r>
            <w:r w:rsidR="00B14956">
              <w:rPr>
                <w:noProof/>
                <w:webHidden/>
              </w:rPr>
              <w:tab/>
            </w:r>
            <w:r w:rsidR="00B14956">
              <w:rPr>
                <w:noProof/>
                <w:webHidden/>
              </w:rPr>
              <w:fldChar w:fldCharType="begin"/>
            </w:r>
            <w:r w:rsidR="00B14956">
              <w:rPr>
                <w:noProof/>
                <w:webHidden/>
              </w:rPr>
              <w:instrText xml:space="preserve"> PAGEREF _Toc508201304 \h </w:instrText>
            </w:r>
            <w:r w:rsidR="00B14956">
              <w:rPr>
                <w:noProof/>
                <w:webHidden/>
              </w:rPr>
            </w:r>
            <w:r w:rsidR="00B14956">
              <w:rPr>
                <w:noProof/>
                <w:webHidden/>
              </w:rPr>
              <w:fldChar w:fldCharType="separate"/>
            </w:r>
            <w:r w:rsidR="00B14956">
              <w:rPr>
                <w:noProof/>
                <w:webHidden/>
              </w:rPr>
              <w:t>6</w:t>
            </w:r>
            <w:r w:rsidR="00B14956">
              <w:rPr>
                <w:noProof/>
                <w:webHidden/>
              </w:rPr>
              <w:fldChar w:fldCharType="end"/>
            </w:r>
          </w:hyperlink>
        </w:p>
        <w:p w14:paraId="74D710FD" w14:textId="77777777" w:rsidR="00B14956" w:rsidRDefault="00221466">
          <w:pPr>
            <w:pStyle w:val="TOC1"/>
            <w:tabs>
              <w:tab w:val="right" w:leader="dot" w:pos="9350"/>
            </w:tabs>
            <w:rPr>
              <w:rFonts w:eastAsiaTheme="minorEastAsia"/>
              <w:noProof/>
            </w:rPr>
          </w:pPr>
          <w:hyperlink w:anchor="_Toc508201305" w:history="1">
            <w:r w:rsidR="00B14956" w:rsidRPr="00832CC3">
              <w:rPr>
                <w:rStyle w:val="Hyperlink"/>
                <w:noProof/>
              </w:rPr>
              <w:t>Exercises</w:t>
            </w:r>
            <w:r w:rsidR="00B14956">
              <w:rPr>
                <w:noProof/>
                <w:webHidden/>
              </w:rPr>
              <w:tab/>
            </w:r>
            <w:r w:rsidR="00B14956">
              <w:rPr>
                <w:noProof/>
                <w:webHidden/>
              </w:rPr>
              <w:fldChar w:fldCharType="begin"/>
            </w:r>
            <w:r w:rsidR="00B14956">
              <w:rPr>
                <w:noProof/>
                <w:webHidden/>
              </w:rPr>
              <w:instrText xml:space="preserve"> PAGEREF _Toc508201305 \h </w:instrText>
            </w:r>
            <w:r w:rsidR="00B14956">
              <w:rPr>
                <w:noProof/>
                <w:webHidden/>
              </w:rPr>
            </w:r>
            <w:r w:rsidR="00B14956">
              <w:rPr>
                <w:noProof/>
                <w:webHidden/>
              </w:rPr>
              <w:fldChar w:fldCharType="separate"/>
            </w:r>
            <w:r w:rsidR="00B14956">
              <w:rPr>
                <w:noProof/>
                <w:webHidden/>
              </w:rPr>
              <w:t>7</w:t>
            </w:r>
            <w:r w:rsidR="00B14956">
              <w:rPr>
                <w:noProof/>
                <w:webHidden/>
              </w:rPr>
              <w:fldChar w:fldCharType="end"/>
            </w:r>
          </w:hyperlink>
        </w:p>
        <w:p w14:paraId="79B3B3AA" w14:textId="77777777" w:rsidR="00B14956" w:rsidRDefault="00221466">
          <w:pPr>
            <w:pStyle w:val="TOC2"/>
            <w:tabs>
              <w:tab w:val="right" w:leader="dot" w:pos="9350"/>
            </w:tabs>
            <w:rPr>
              <w:rFonts w:eastAsiaTheme="minorEastAsia"/>
              <w:noProof/>
            </w:rPr>
          </w:pPr>
          <w:hyperlink w:anchor="_Toc508201306" w:history="1">
            <w:r w:rsidR="00B14956" w:rsidRPr="00832CC3">
              <w:rPr>
                <w:rStyle w:val="Hyperlink"/>
                <w:noProof/>
              </w:rPr>
              <w:t>Exercise 4A: Analyzing an Existing Level</w:t>
            </w:r>
            <w:r w:rsidR="00B14956">
              <w:rPr>
                <w:noProof/>
                <w:webHidden/>
              </w:rPr>
              <w:tab/>
            </w:r>
            <w:r w:rsidR="00B14956">
              <w:rPr>
                <w:noProof/>
                <w:webHidden/>
              </w:rPr>
              <w:fldChar w:fldCharType="begin"/>
            </w:r>
            <w:r w:rsidR="00B14956">
              <w:rPr>
                <w:noProof/>
                <w:webHidden/>
              </w:rPr>
              <w:instrText xml:space="preserve"> PAGEREF _Toc508201306 \h </w:instrText>
            </w:r>
            <w:r w:rsidR="00B14956">
              <w:rPr>
                <w:noProof/>
                <w:webHidden/>
              </w:rPr>
            </w:r>
            <w:r w:rsidR="00B14956">
              <w:rPr>
                <w:noProof/>
                <w:webHidden/>
              </w:rPr>
              <w:fldChar w:fldCharType="separate"/>
            </w:r>
            <w:r w:rsidR="00B14956">
              <w:rPr>
                <w:noProof/>
                <w:webHidden/>
              </w:rPr>
              <w:t>7</w:t>
            </w:r>
            <w:r w:rsidR="00B14956">
              <w:rPr>
                <w:noProof/>
                <w:webHidden/>
              </w:rPr>
              <w:fldChar w:fldCharType="end"/>
            </w:r>
          </w:hyperlink>
        </w:p>
        <w:p w14:paraId="7E008767" w14:textId="77777777" w:rsidR="00B14956" w:rsidRDefault="00221466">
          <w:pPr>
            <w:pStyle w:val="TOC2"/>
            <w:tabs>
              <w:tab w:val="right" w:leader="dot" w:pos="9350"/>
            </w:tabs>
            <w:rPr>
              <w:rFonts w:eastAsiaTheme="minorEastAsia"/>
              <w:noProof/>
            </w:rPr>
          </w:pPr>
          <w:hyperlink w:anchor="_Toc508201307" w:history="1">
            <w:r w:rsidR="00B14956" w:rsidRPr="00832CC3">
              <w:rPr>
                <w:rStyle w:val="Hyperlink"/>
                <w:noProof/>
              </w:rPr>
              <w:t>Exercise 4B: Crafting a Level (White-Rooming)</w:t>
            </w:r>
            <w:r w:rsidR="00B14956">
              <w:rPr>
                <w:noProof/>
                <w:webHidden/>
              </w:rPr>
              <w:tab/>
            </w:r>
            <w:r w:rsidR="00B14956">
              <w:rPr>
                <w:noProof/>
                <w:webHidden/>
              </w:rPr>
              <w:fldChar w:fldCharType="begin"/>
            </w:r>
            <w:r w:rsidR="00B14956">
              <w:rPr>
                <w:noProof/>
                <w:webHidden/>
              </w:rPr>
              <w:instrText xml:space="preserve"> PAGEREF _Toc508201307 \h </w:instrText>
            </w:r>
            <w:r w:rsidR="00B14956">
              <w:rPr>
                <w:noProof/>
                <w:webHidden/>
              </w:rPr>
            </w:r>
            <w:r w:rsidR="00B14956">
              <w:rPr>
                <w:noProof/>
                <w:webHidden/>
              </w:rPr>
              <w:fldChar w:fldCharType="separate"/>
            </w:r>
            <w:r w:rsidR="00B14956">
              <w:rPr>
                <w:noProof/>
                <w:webHidden/>
              </w:rPr>
              <w:t>9</w:t>
            </w:r>
            <w:r w:rsidR="00B14956">
              <w:rPr>
                <w:noProof/>
                <w:webHidden/>
              </w:rPr>
              <w:fldChar w:fldCharType="end"/>
            </w:r>
          </w:hyperlink>
        </w:p>
        <w:p w14:paraId="05818267" w14:textId="3D961452" w:rsidR="00116FBA" w:rsidRDefault="00116FBA">
          <w:r>
            <w:rPr>
              <w:b/>
              <w:bCs/>
              <w:noProof/>
            </w:rPr>
            <w:fldChar w:fldCharType="end"/>
          </w:r>
        </w:p>
      </w:sdtContent>
    </w:sdt>
    <w:p w14:paraId="54746C41" w14:textId="77777777" w:rsidR="0014044D" w:rsidRPr="005C2EFC" w:rsidRDefault="0014044D" w:rsidP="005C2EFC">
      <w:pPr>
        <w:pStyle w:val="Heading1"/>
      </w:pPr>
      <w:bookmarkStart w:id="0" w:name="_Toc508201291"/>
      <w:r w:rsidRPr="005C2EFC">
        <w:lastRenderedPageBreak/>
        <w:t>Overview</w:t>
      </w:r>
      <w:bookmarkEnd w:id="0"/>
    </w:p>
    <w:p w14:paraId="1169D45B" w14:textId="77777777" w:rsidR="00A55EAC" w:rsidRPr="00231E55" w:rsidRDefault="00A55EAC" w:rsidP="00231E55">
      <w:pPr>
        <w:rPr>
          <w:b/>
        </w:rPr>
      </w:pPr>
      <w:r w:rsidRPr="00231E55">
        <w:rPr>
          <w:b/>
        </w:rPr>
        <w:t>PURPOSE</w:t>
      </w:r>
    </w:p>
    <w:p w14:paraId="24045943" w14:textId="2BFE6AF9" w:rsidR="005D3398" w:rsidRDefault="005D3398" w:rsidP="005D3398">
      <w:r>
        <w:t xml:space="preserve">The purpose of this </w:t>
      </w:r>
      <w:r w:rsidR="00CD1D86">
        <w:t>tutorial</w:t>
      </w:r>
      <w:r>
        <w:t xml:space="preserve"> is</w:t>
      </w:r>
      <w:r w:rsidR="008A1E3F">
        <w:t xml:space="preserve"> to</w:t>
      </w:r>
      <w:r>
        <w:t xml:space="preserve"> </w:t>
      </w:r>
      <w:r w:rsidR="00981719">
        <w:t xml:space="preserve">cover the analysis and </w:t>
      </w:r>
      <w:r w:rsidR="008A1E3F">
        <w:t>practice of level design within the context of computer games.</w:t>
      </w:r>
    </w:p>
    <w:p w14:paraId="55E12DA4" w14:textId="77777777" w:rsidR="00A55EAC" w:rsidRPr="00231E55" w:rsidRDefault="00A55EAC" w:rsidP="00231E55">
      <w:pPr>
        <w:rPr>
          <w:b/>
        </w:rPr>
      </w:pPr>
      <w:r w:rsidRPr="00231E55">
        <w:rPr>
          <w:b/>
        </w:rPr>
        <w:t>SCOPE</w:t>
      </w:r>
    </w:p>
    <w:p w14:paraId="3AA0BF4D" w14:textId="77777777" w:rsidR="00EC40AF" w:rsidRDefault="00EC40AF" w:rsidP="00EC52D7">
      <w:r>
        <w:t>This section will provide an introductory overview of the following:</w:t>
      </w:r>
    </w:p>
    <w:p w14:paraId="45410A46" w14:textId="7A203CDF" w:rsidR="008A1E3F" w:rsidRDefault="008A1E3F" w:rsidP="00EC52D7">
      <w:pPr>
        <w:pStyle w:val="ListParagraph"/>
        <w:numPr>
          <w:ilvl w:val="0"/>
          <w:numId w:val="7"/>
        </w:numPr>
      </w:pPr>
      <w:r>
        <w:t xml:space="preserve">Level </w:t>
      </w:r>
      <w:r w:rsidR="005B3D94">
        <w:t>a</w:t>
      </w:r>
      <w:r>
        <w:t>nalysis</w:t>
      </w:r>
    </w:p>
    <w:p w14:paraId="3CA5184A" w14:textId="06A65FA5" w:rsidR="00CD1D86" w:rsidRDefault="008A1E3F" w:rsidP="00CD1D86">
      <w:pPr>
        <w:pStyle w:val="ListParagraph"/>
        <w:numPr>
          <w:ilvl w:val="0"/>
          <w:numId w:val="7"/>
        </w:numPr>
      </w:pPr>
      <w:r>
        <w:t>White-rooming</w:t>
      </w:r>
    </w:p>
    <w:p w14:paraId="41BD5324" w14:textId="5AD188F0" w:rsidR="00EB5C7F" w:rsidRDefault="00EB5C7F" w:rsidP="00CD1D86">
      <w:pPr>
        <w:pStyle w:val="ListParagraph"/>
        <w:numPr>
          <w:ilvl w:val="0"/>
          <w:numId w:val="7"/>
        </w:numPr>
      </w:pPr>
      <w:r>
        <w:t>Types of levels</w:t>
      </w:r>
    </w:p>
    <w:p w14:paraId="0E908F2E" w14:textId="760D5ABC" w:rsidR="00EB5C7F" w:rsidRDefault="00EB5C7F" w:rsidP="00CD1D86">
      <w:pPr>
        <w:pStyle w:val="ListParagraph"/>
        <w:numPr>
          <w:ilvl w:val="0"/>
          <w:numId w:val="7"/>
        </w:numPr>
      </w:pPr>
      <w:r>
        <w:t>Common level ‘tropes’</w:t>
      </w:r>
    </w:p>
    <w:p w14:paraId="429B6D00" w14:textId="77777777" w:rsidR="00A55EAC" w:rsidRPr="00231E55" w:rsidRDefault="00A55EAC" w:rsidP="00231E55">
      <w:pPr>
        <w:rPr>
          <w:b/>
        </w:rPr>
      </w:pPr>
      <w:r w:rsidRPr="00231E55">
        <w:rPr>
          <w:b/>
        </w:rPr>
        <w:t>PREREQUISITES</w:t>
      </w:r>
    </w:p>
    <w:p w14:paraId="5FB165F3" w14:textId="77777777" w:rsidR="00EB0662" w:rsidRDefault="00EB0662" w:rsidP="00EB0662">
      <w:pPr>
        <w:pStyle w:val="ListParagraph"/>
        <w:numPr>
          <w:ilvl w:val="0"/>
          <w:numId w:val="23"/>
        </w:numPr>
      </w:pPr>
      <w:r>
        <w:t>An Epic Games account</w:t>
      </w:r>
    </w:p>
    <w:p w14:paraId="33A10A06" w14:textId="77777777" w:rsidR="00EB0662" w:rsidRDefault="00EB0662" w:rsidP="00EB0662">
      <w:pPr>
        <w:pStyle w:val="ListParagraph"/>
        <w:numPr>
          <w:ilvl w:val="0"/>
          <w:numId w:val="23"/>
        </w:numPr>
      </w:pPr>
      <w:r>
        <w:t>A copy of Unreal Engine 4</w:t>
      </w:r>
    </w:p>
    <w:p w14:paraId="440A4D7D" w14:textId="64A7EEAC" w:rsidR="00EB0662" w:rsidRDefault="00EB0662" w:rsidP="00EB0662">
      <w:pPr>
        <w:pStyle w:val="ListParagraph"/>
        <w:numPr>
          <w:ilvl w:val="0"/>
          <w:numId w:val="23"/>
        </w:numPr>
      </w:pPr>
      <w:r>
        <w:t xml:space="preserve">A basic understanding of the </w:t>
      </w:r>
      <w:r w:rsidR="003D6C75">
        <w:t xml:space="preserve">Engine </w:t>
      </w:r>
      <w:r>
        <w:t xml:space="preserve">and how to use the </w:t>
      </w:r>
      <w:r w:rsidR="003D6C75">
        <w:t>Editor</w:t>
      </w:r>
    </w:p>
    <w:p w14:paraId="5A4B8EEC" w14:textId="77777777" w:rsidR="00EB0662" w:rsidRDefault="00EB0662" w:rsidP="00EB0662">
      <w:pPr>
        <w:pStyle w:val="ListParagraph"/>
        <w:numPr>
          <w:ilvl w:val="0"/>
          <w:numId w:val="23"/>
        </w:numPr>
      </w:pPr>
      <w:r>
        <w:t>A practical understanding of Blueprint</w:t>
      </w:r>
    </w:p>
    <w:p w14:paraId="1FB6DDC3" w14:textId="77777777" w:rsidR="0042656E" w:rsidRDefault="0042656E" w:rsidP="00EB0662">
      <w:pPr>
        <w:pStyle w:val="ListParagraph"/>
        <w:numPr>
          <w:ilvl w:val="0"/>
          <w:numId w:val="23"/>
        </w:numPr>
      </w:pPr>
      <w:r>
        <w:br w:type="page"/>
      </w:r>
    </w:p>
    <w:p w14:paraId="45663624" w14:textId="0BED1981" w:rsidR="0042656E" w:rsidRPr="0042656E" w:rsidRDefault="00790180" w:rsidP="0042656E">
      <w:pPr>
        <w:pStyle w:val="Heading2"/>
      </w:pPr>
      <w:bookmarkStart w:id="1" w:name="_Toc508201292"/>
      <w:r>
        <w:lastRenderedPageBreak/>
        <w:t xml:space="preserve">4.1. </w:t>
      </w:r>
      <w:r w:rsidR="00981719">
        <w:t xml:space="preserve">Level Design </w:t>
      </w:r>
      <w:r w:rsidR="00EA69A2">
        <w:t>Overview</w:t>
      </w:r>
      <w:bookmarkEnd w:id="1"/>
    </w:p>
    <w:p w14:paraId="0D1B5CDB" w14:textId="20E338CA" w:rsidR="00004EA3" w:rsidRDefault="00004EA3" w:rsidP="00004EA3">
      <w:pPr>
        <w:pStyle w:val="Heading3"/>
      </w:pPr>
      <w:bookmarkStart w:id="2" w:name="_Toc508201293"/>
      <w:r>
        <w:t>White</w:t>
      </w:r>
      <w:r w:rsidR="008C54CA">
        <w:t>-Rooming</w:t>
      </w:r>
      <w:bookmarkEnd w:id="2"/>
    </w:p>
    <w:p w14:paraId="3244EB27" w14:textId="197C3160" w:rsidR="00724BB7" w:rsidRPr="00724BB7" w:rsidRDefault="00724BB7" w:rsidP="00724BB7">
      <w:r w:rsidRPr="00724BB7">
        <w:t>A white room is an environment developed as a simple</w:t>
      </w:r>
      <w:r w:rsidR="003D6C75">
        <w:t>,</w:t>
      </w:r>
      <w:r w:rsidRPr="00724BB7">
        <w:t xml:space="preserve"> clean</w:t>
      </w:r>
      <w:r w:rsidR="003D6C75">
        <w:t>,</w:t>
      </w:r>
      <w:r w:rsidRPr="00724BB7">
        <w:t xml:space="preserve"> test version of a level that can be quickly tested and iterated </w:t>
      </w:r>
      <w:r w:rsidR="003D6C75">
        <w:t xml:space="preserve">upon </w:t>
      </w:r>
      <w:r w:rsidRPr="00724BB7">
        <w:t>that is typic</w:t>
      </w:r>
      <w:r>
        <w:t xml:space="preserve">ally constructed from </w:t>
      </w:r>
      <w:r w:rsidR="003D6C75">
        <w:t>BSP Brushes</w:t>
      </w:r>
      <w:r>
        <w:t xml:space="preserve">. </w:t>
      </w:r>
    </w:p>
    <w:p w14:paraId="6F3F5C54" w14:textId="52DC54AF" w:rsidR="00724BB7" w:rsidRDefault="00724BB7" w:rsidP="00724BB7">
      <w:r w:rsidRPr="00724BB7">
        <w:t xml:space="preserve">This version of the environment is generally </w:t>
      </w:r>
      <w:r w:rsidR="00142ED4">
        <w:t>devoid</w:t>
      </w:r>
      <w:r w:rsidRPr="00724BB7">
        <w:t xml:space="preserve"> of any aesthetic influence and, in the case of </w:t>
      </w:r>
      <w:r w:rsidR="00142ED4">
        <w:t>single-</w:t>
      </w:r>
      <w:r w:rsidRPr="00724BB7">
        <w:t xml:space="preserve">player games, often developed </w:t>
      </w:r>
      <w:r w:rsidR="006202E6">
        <w:t>so</w:t>
      </w:r>
      <w:r w:rsidRPr="00724BB7">
        <w:t xml:space="preserve"> that </w:t>
      </w:r>
      <w:r w:rsidR="007C4E9A">
        <w:t>it</w:t>
      </w:r>
      <w:r w:rsidRPr="00724BB7">
        <w:t xml:space="preserve"> can be reappropriated for different points in the game</w:t>
      </w:r>
      <w:r w:rsidR="007C4E9A">
        <w:t>’</w:t>
      </w:r>
      <w:r w:rsidRPr="00724BB7">
        <w:t>s narrative.</w:t>
      </w:r>
    </w:p>
    <w:p w14:paraId="6D46EAA5" w14:textId="4C0D5D59" w:rsidR="00724BB7" w:rsidRPr="00724BB7" w:rsidRDefault="00724BB7" w:rsidP="00724BB7">
      <w:r w:rsidRPr="00724BB7">
        <w:rPr>
          <w:lang w:val="en-AU"/>
        </w:rPr>
        <w:t>Once a white room is ready for initial testing</w:t>
      </w:r>
      <w:r w:rsidR="006202E6">
        <w:rPr>
          <w:lang w:val="en-AU"/>
        </w:rPr>
        <w:t>,</w:t>
      </w:r>
      <w:r w:rsidRPr="00724BB7">
        <w:rPr>
          <w:lang w:val="en-AU"/>
        </w:rPr>
        <w:t xml:space="preserve"> a wide range of potential changes need to be made</w:t>
      </w:r>
      <w:r w:rsidR="00896E1D">
        <w:rPr>
          <w:lang w:val="en-AU"/>
        </w:rPr>
        <w:t>.</w:t>
      </w:r>
      <w:r w:rsidRPr="00724BB7">
        <w:rPr>
          <w:lang w:val="en-AU"/>
        </w:rPr>
        <w:t xml:space="preserve"> </w:t>
      </w:r>
      <w:r w:rsidR="00896E1D">
        <w:rPr>
          <w:lang w:val="en-AU"/>
        </w:rPr>
        <w:t>F</w:t>
      </w:r>
      <w:r w:rsidRPr="00724BB7">
        <w:rPr>
          <w:lang w:val="en-AU"/>
        </w:rPr>
        <w:t>ollowing</w:t>
      </w:r>
      <w:r w:rsidR="00896E1D">
        <w:rPr>
          <w:lang w:val="en-AU"/>
        </w:rPr>
        <w:t xml:space="preserve"> are just a few examples</w:t>
      </w:r>
      <w:r w:rsidRPr="00724BB7">
        <w:rPr>
          <w:lang w:val="en-AU"/>
        </w:rPr>
        <w:t>:</w:t>
      </w:r>
    </w:p>
    <w:p w14:paraId="54A4A4EA" w14:textId="1166E04D" w:rsidR="003C4A6C" w:rsidRPr="00724BB7" w:rsidRDefault="00D12489" w:rsidP="00724BB7">
      <w:pPr>
        <w:numPr>
          <w:ilvl w:val="0"/>
          <w:numId w:val="30"/>
        </w:numPr>
        <w:contextualSpacing/>
      </w:pPr>
      <w:r w:rsidRPr="00724BB7">
        <w:rPr>
          <w:lang w:val="en-AU"/>
        </w:rPr>
        <w:t>Base</w:t>
      </w:r>
      <w:r w:rsidR="00896E1D">
        <w:rPr>
          <w:lang w:val="en-AU"/>
        </w:rPr>
        <w:t>-level</w:t>
      </w:r>
      <w:r w:rsidRPr="00724BB7">
        <w:rPr>
          <w:lang w:val="en-AU"/>
        </w:rPr>
        <w:t xml:space="preserve"> lighting and colo</w:t>
      </w:r>
      <w:r w:rsidR="00AB0366">
        <w:rPr>
          <w:lang w:val="en-AU"/>
        </w:rPr>
        <w:t>ring will need to be added to</w:t>
      </w:r>
      <w:r w:rsidRPr="00724BB7">
        <w:rPr>
          <w:lang w:val="en-AU"/>
        </w:rPr>
        <w:t xml:space="preserve"> guide players through the map. In the final aesthetic pass</w:t>
      </w:r>
      <w:r w:rsidR="00AB0366">
        <w:rPr>
          <w:lang w:val="en-AU"/>
        </w:rPr>
        <w:t>,</w:t>
      </w:r>
      <w:r w:rsidRPr="00724BB7">
        <w:rPr>
          <w:lang w:val="en-AU"/>
        </w:rPr>
        <w:t xml:space="preserve"> similar indicators will </w:t>
      </w:r>
      <w:r w:rsidR="00AB0366">
        <w:rPr>
          <w:lang w:val="en-AU"/>
        </w:rPr>
        <w:t xml:space="preserve">also </w:t>
      </w:r>
      <w:r w:rsidRPr="00724BB7">
        <w:rPr>
          <w:lang w:val="en-AU"/>
        </w:rPr>
        <w:t xml:space="preserve">need to be added to the map. </w:t>
      </w:r>
      <w:r w:rsidR="00652B47">
        <w:rPr>
          <w:lang w:val="en-AU"/>
        </w:rPr>
        <w:t>Low-</w:t>
      </w:r>
      <w:r w:rsidRPr="00724BB7">
        <w:rPr>
          <w:lang w:val="en-AU"/>
        </w:rPr>
        <w:t xml:space="preserve">level fog is </w:t>
      </w:r>
      <w:r w:rsidR="00652B47">
        <w:rPr>
          <w:lang w:val="en-AU"/>
        </w:rPr>
        <w:t>another</w:t>
      </w:r>
      <w:r w:rsidRPr="00724BB7">
        <w:rPr>
          <w:lang w:val="en-AU"/>
        </w:rPr>
        <w:t xml:space="preserve"> commonplace </w:t>
      </w:r>
      <w:r w:rsidR="00652B47">
        <w:rPr>
          <w:lang w:val="en-AU"/>
        </w:rPr>
        <w:t xml:space="preserve">addition, </w:t>
      </w:r>
      <w:r w:rsidRPr="00724BB7">
        <w:rPr>
          <w:lang w:val="en-AU"/>
        </w:rPr>
        <w:t>as it helps aid in depth perception and environment readability.</w:t>
      </w:r>
    </w:p>
    <w:p w14:paraId="4B579147" w14:textId="4AA9E4BB" w:rsidR="003C4A6C" w:rsidRPr="00724BB7" w:rsidRDefault="00D12489" w:rsidP="00724BB7">
      <w:pPr>
        <w:numPr>
          <w:ilvl w:val="0"/>
          <w:numId w:val="30"/>
        </w:numPr>
        <w:contextualSpacing/>
      </w:pPr>
      <w:r w:rsidRPr="00724BB7">
        <w:rPr>
          <w:lang w:val="en-AU"/>
        </w:rPr>
        <w:t xml:space="preserve">A puzzle or level mechanic that doesn’t </w:t>
      </w:r>
      <w:r w:rsidR="00652B47">
        <w:rPr>
          <w:lang w:val="en-AU"/>
        </w:rPr>
        <w:t>“</w:t>
      </w:r>
      <w:r w:rsidRPr="00724BB7">
        <w:rPr>
          <w:lang w:val="en-AU"/>
        </w:rPr>
        <w:t>work</w:t>
      </w:r>
      <w:r w:rsidR="00652B47">
        <w:rPr>
          <w:lang w:val="en-AU"/>
        </w:rPr>
        <w:t>”</w:t>
      </w:r>
      <w:r w:rsidRPr="00724BB7">
        <w:rPr>
          <w:lang w:val="en-AU"/>
        </w:rPr>
        <w:t xml:space="preserve"> in one environment may still be duplicated and reused in another environment.</w:t>
      </w:r>
    </w:p>
    <w:p w14:paraId="2135AB1E" w14:textId="099F5867" w:rsidR="00724BB7" w:rsidRPr="00724BB7" w:rsidRDefault="00EB5C7F" w:rsidP="00EB5C7F">
      <w:pPr>
        <w:numPr>
          <w:ilvl w:val="0"/>
          <w:numId w:val="30"/>
        </w:numPr>
        <w:contextualSpacing/>
      </w:pPr>
      <w:r w:rsidRPr="00EB5C7F">
        <w:rPr>
          <w:lang w:val="en-AU"/>
        </w:rPr>
        <w:t>Creating multiple versions of a white room for testing in quick succession can be advantageous in comparing slight changes; however, be aware that testers may be best exposed to these changes in variables orders and ina</w:t>
      </w:r>
      <w:r>
        <w:rPr>
          <w:lang w:val="en-AU"/>
        </w:rPr>
        <w:t>dvertently compromise test data</w:t>
      </w:r>
      <w:r w:rsidR="00D12489" w:rsidRPr="00724BB7">
        <w:rPr>
          <w:lang w:val="en-AU"/>
        </w:rPr>
        <w:t>.</w:t>
      </w:r>
    </w:p>
    <w:p w14:paraId="15C14904" w14:textId="50CA40A3" w:rsidR="00004EA3" w:rsidRDefault="00004EA3" w:rsidP="00004EA3">
      <w:pPr>
        <w:pStyle w:val="Heading3"/>
      </w:pPr>
      <w:bookmarkStart w:id="3" w:name="_Toc508201294"/>
      <w:r>
        <w:t>Meshing</w:t>
      </w:r>
      <w:bookmarkEnd w:id="3"/>
    </w:p>
    <w:p w14:paraId="6C391C26" w14:textId="7E4D94EB" w:rsidR="00724BB7" w:rsidRPr="00724BB7" w:rsidRDefault="00724BB7" w:rsidP="00724BB7">
      <w:r w:rsidRPr="00724BB7">
        <w:t xml:space="preserve">After </w:t>
      </w:r>
      <w:r w:rsidR="00D57AF3">
        <w:t>white-</w:t>
      </w:r>
      <w:r w:rsidRPr="00724BB7">
        <w:t>rooming has been completed and the level is beyond the primary testing phase</w:t>
      </w:r>
      <w:r w:rsidR="00D57AF3">
        <w:t>,</w:t>
      </w:r>
      <w:r w:rsidRPr="00724BB7">
        <w:t xml:space="preserve"> the next thing to do is begin meshing the environment. This process involves adding </w:t>
      </w:r>
      <w:r w:rsidR="003D6C75">
        <w:t>S</w:t>
      </w:r>
      <w:r w:rsidR="003D6C75" w:rsidRPr="00724BB7">
        <w:t xml:space="preserve">tatic </w:t>
      </w:r>
      <w:r w:rsidR="003D6C75">
        <w:t>M</w:t>
      </w:r>
      <w:r w:rsidR="003D6C75" w:rsidRPr="00724BB7">
        <w:t xml:space="preserve">eshes </w:t>
      </w:r>
      <w:r w:rsidRPr="00724BB7">
        <w:t>to add detail and apply a partic</w:t>
      </w:r>
      <w:r>
        <w:t xml:space="preserve">ular theme to the environment. </w:t>
      </w:r>
    </w:p>
    <w:p w14:paraId="192AA3C5" w14:textId="04648151" w:rsidR="00724BB7" w:rsidRPr="00724BB7" w:rsidRDefault="00724BB7" w:rsidP="00724BB7">
      <w:r w:rsidRPr="00724BB7">
        <w:t xml:space="preserve">Before this phase </w:t>
      </w:r>
      <w:r w:rsidR="00D57AF3">
        <w:t>begins,</w:t>
      </w:r>
      <w:r w:rsidRPr="00724BB7">
        <w:t xml:space="preserve"> it’s typical </w:t>
      </w:r>
      <w:r w:rsidR="00D57AF3">
        <w:t xml:space="preserve">either </w:t>
      </w:r>
      <w:r w:rsidRPr="00724BB7">
        <w:t xml:space="preserve">to have concept art made or </w:t>
      </w:r>
      <w:r w:rsidR="00D57AF3">
        <w:t xml:space="preserve">to use </w:t>
      </w:r>
      <w:r w:rsidRPr="00724BB7">
        <w:t xml:space="preserve">existing asset kits to develop the look of the map to be consistent with </w:t>
      </w:r>
      <w:r w:rsidR="00CC715F">
        <w:t xml:space="preserve">the look of </w:t>
      </w:r>
      <w:r w:rsidRPr="00724BB7">
        <w:t>existing levels in the game.</w:t>
      </w:r>
    </w:p>
    <w:p w14:paraId="471020E1" w14:textId="7A1E9271" w:rsidR="00004EA3" w:rsidRDefault="00004EA3" w:rsidP="00004EA3">
      <w:pPr>
        <w:pStyle w:val="Heading3"/>
      </w:pPr>
      <w:bookmarkStart w:id="4" w:name="_Toc508201295"/>
      <w:r>
        <w:t>Lighting</w:t>
      </w:r>
      <w:bookmarkEnd w:id="4"/>
    </w:p>
    <w:p w14:paraId="04B4B292" w14:textId="1EDFDA86" w:rsidR="00724BB7" w:rsidRPr="00724BB7" w:rsidRDefault="00724BB7" w:rsidP="00724BB7">
      <w:r w:rsidRPr="00724BB7">
        <w:t xml:space="preserve">In the lighting pass, the final lights are placed throughout the level. These lights will have their settings tweaked to match the final desired look and feel of the level, rather than simply serving to provide basic illumination. Post process effects are also adjusted at this stage, again to match the final look </w:t>
      </w:r>
      <w:r>
        <w:t xml:space="preserve">and feel of the level. </w:t>
      </w:r>
    </w:p>
    <w:p w14:paraId="150ECC30" w14:textId="166CAB11" w:rsidR="00B81308" w:rsidRDefault="00724BB7" w:rsidP="00724BB7">
      <w:r w:rsidRPr="00724BB7">
        <w:t xml:space="preserve">The changes in the lighting and post process effects may mean that changes to the materials applied throughout the level are </w:t>
      </w:r>
      <w:r w:rsidR="00650351">
        <w:t xml:space="preserve">also </w:t>
      </w:r>
      <w:r w:rsidRPr="00724BB7">
        <w:t>necessary. Finally, some particle effects may be added to the level. For instance, if the lighting in a level is done with torches, the particle effects for the torch flames can be added during this pass.</w:t>
      </w:r>
    </w:p>
    <w:p w14:paraId="61EB749B" w14:textId="77777777" w:rsidR="00B81308" w:rsidRDefault="00B81308">
      <w:r>
        <w:br w:type="page"/>
      </w:r>
    </w:p>
    <w:p w14:paraId="19B07BC8" w14:textId="0A857882" w:rsidR="00724BB7" w:rsidRDefault="00724BB7" w:rsidP="00724BB7">
      <w:pPr>
        <w:pStyle w:val="Heading3"/>
      </w:pPr>
      <w:bookmarkStart w:id="5" w:name="_Toc508201296"/>
      <w:r>
        <w:lastRenderedPageBreak/>
        <w:t>Polish</w:t>
      </w:r>
      <w:bookmarkEnd w:id="5"/>
    </w:p>
    <w:p w14:paraId="22895B6F" w14:textId="657A2DF0" w:rsidR="00724BB7" w:rsidRPr="00724BB7" w:rsidRDefault="00724BB7" w:rsidP="00724BB7">
      <w:r w:rsidRPr="00724BB7">
        <w:t xml:space="preserve">The polish pass is the point where any finishing touches are added to the level and minor changes are made throughout the environment. Effects, Reflection Capture Actors, and any other final meshes or lighting can be added to the </w:t>
      </w:r>
      <w:r>
        <w:t xml:space="preserve">level. </w:t>
      </w:r>
    </w:p>
    <w:p w14:paraId="1236F468" w14:textId="5A39AD20" w:rsidR="00004EA3" w:rsidRDefault="00790180" w:rsidP="00EA69A2">
      <w:pPr>
        <w:pStyle w:val="Heading2"/>
      </w:pPr>
      <w:bookmarkStart w:id="6" w:name="_Toc508201297"/>
      <w:r>
        <w:t xml:space="preserve">4.2. </w:t>
      </w:r>
      <w:r w:rsidR="00DA69EB">
        <w:t xml:space="preserve">Testing </w:t>
      </w:r>
      <w:r w:rsidR="008C54CA">
        <w:t>and</w:t>
      </w:r>
      <w:r w:rsidR="00DA69EB">
        <w:t xml:space="preserve"> </w:t>
      </w:r>
      <w:r w:rsidR="00004EA3">
        <w:t>Iteration</w:t>
      </w:r>
      <w:bookmarkEnd w:id="6"/>
    </w:p>
    <w:p w14:paraId="59294304" w14:textId="32BEA920" w:rsidR="00724BB7" w:rsidRPr="00724BB7" w:rsidRDefault="00724BB7" w:rsidP="00724BB7">
      <w:r>
        <w:t>Testing and QA should not be res</w:t>
      </w:r>
      <w:r w:rsidR="00DA69EB">
        <w:t>tricted to any individual phase of development.</w:t>
      </w:r>
      <w:r>
        <w:t xml:space="preserve"> Throughout production</w:t>
      </w:r>
      <w:r w:rsidR="00737275">
        <w:t>,</w:t>
      </w:r>
      <w:r w:rsidR="00DA69EB">
        <w:t xml:space="preserve"> testing and iteration should be an ongoing process to refine the pla</w:t>
      </w:r>
      <w:r w:rsidR="00737275">
        <w:t>yer</w:t>
      </w:r>
      <w:r w:rsidR="00DA69EB">
        <w:t xml:space="preserve"> experience.</w:t>
      </w:r>
    </w:p>
    <w:p w14:paraId="24CEBD4E" w14:textId="71B394B7" w:rsidR="00EA69A2" w:rsidRDefault="00790180" w:rsidP="00EA69A2">
      <w:pPr>
        <w:pStyle w:val="Heading2"/>
      </w:pPr>
      <w:bookmarkStart w:id="7" w:name="_Toc508201298"/>
      <w:r>
        <w:t xml:space="preserve">4.3. </w:t>
      </w:r>
      <w:r w:rsidR="00EA69A2">
        <w:t xml:space="preserve">Worlds </w:t>
      </w:r>
      <w:r w:rsidR="005F6B6A">
        <w:t>versus</w:t>
      </w:r>
      <w:r w:rsidR="00EA69A2">
        <w:t xml:space="preserve"> Levels</w:t>
      </w:r>
      <w:bookmarkEnd w:id="7"/>
    </w:p>
    <w:p w14:paraId="2966957D" w14:textId="0C76D29C" w:rsidR="00DA69EB" w:rsidRPr="00DA69EB" w:rsidRDefault="00DA69EB" w:rsidP="00DA69EB">
      <w:r>
        <w:t>Depending on the intended play experience</w:t>
      </w:r>
      <w:r w:rsidR="008A0CC8">
        <w:t>,</w:t>
      </w:r>
      <w:r>
        <w:t xml:space="preserve"> it’s common for development studios to focus on developing </w:t>
      </w:r>
      <w:r w:rsidR="008A0CC8">
        <w:t>open-</w:t>
      </w:r>
      <w:r>
        <w:t>world experiences over traditional, more linear environments.</w:t>
      </w:r>
      <w:r w:rsidR="00634892">
        <w:t xml:space="preserve"> In this situation</w:t>
      </w:r>
      <w:r w:rsidR="008A0CC8">
        <w:t>,</w:t>
      </w:r>
      <w:r w:rsidR="00634892">
        <w:t xml:space="preserve"> multiple level designers typically work together to craft an environment that allows for certain </w:t>
      </w:r>
      <w:r w:rsidR="009715BD">
        <w:t xml:space="preserve">play </w:t>
      </w:r>
      <w:r w:rsidR="00634892">
        <w:t>experiences to potentially occur.</w:t>
      </w:r>
    </w:p>
    <w:tbl>
      <w:tblPr>
        <w:tblStyle w:val="TableGrid"/>
        <w:tblW w:w="0" w:type="auto"/>
        <w:tblInd w:w="108" w:type="dxa"/>
        <w:tblLook w:val="04A0" w:firstRow="1" w:lastRow="0" w:firstColumn="1" w:lastColumn="0" w:noHBand="0" w:noVBand="1"/>
      </w:tblPr>
      <w:tblGrid>
        <w:gridCol w:w="4500"/>
        <w:gridCol w:w="4860"/>
      </w:tblGrid>
      <w:tr w:rsidR="002744D3" w14:paraId="14234478" w14:textId="77777777" w:rsidTr="006E35E0">
        <w:tc>
          <w:tcPr>
            <w:tcW w:w="4500" w:type="dxa"/>
          </w:tcPr>
          <w:p w14:paraId="561E7DD8" w14:textId="3D2EE7D9" w:rsidR="002744D3" w:rsidRDefault="002744D3" w:rsidP="00833E2E">
            <w:pPr>
              <w:spacing w:before="40" w:after="40"/>
            </w:pPr>
            <w:r>
              <w:t>Open World</w:t>
            </w:r>
          </w:p>
        </w:tc>
        <w:tc>
          <w:tcPr>
            <w:tcW w:w="4860" w:type="dxa"/>
          </w:tcPr>
          <w:p w14:paraId="6ACEA1D4" w14:textId="2C14D677" w:rsidR="002744D3" w:rsidRDefault="002744D3" w:rsidP="00833E2E">
            <w:pPr>
              <w:spacing w:before="40" w:after="40"/>
            </w:pPr>
            <w:r>
              <w:t>Level Based</w:t>
            </w:r>
          </w:p>
        </w:tc>
      </w:tr>
      <w:tr w:rsidR="002744D3" w14:paraId="4BF916AB" w14:textId="77777777" w:rsidTr="006E35E0">
        <w:tc>
          <w:tcPr>
            <w:tcW w:w="4500" w:type="dxa"/>
          </w:tcPr>
          <w:p w14:paraId="655237D7" w14:textId="782F6430" w:rsidR="002744D3" w:rsidRPr="00790180" w:rsidRDefault="002744D3" w:rsidP="00384B02">
            <w:pPr>
              <w:pStyle w:val="ListParagraph"/>
              <w:numPr>
                <w:ilvl w:val="0"/>
                <w:numId w:val="29"/>
              </w:numPr>
              <w:ind w:left="360"/>
              <w:rPr>
                <w:i/>
              </w:rPr>
            </w:pPr>
            <w:r w:rsidRPr="00790180">
              <w:rPr>
                <w:i/>
              </w:rPr>
              <w:t>Fortnite</w:t>
            </w:r>
          </w:p>
          <w:p w14:paraId="134DDC2C" w14:textId="7F96A87F" w:rsidR="002744D3" w:rsidRPr="00790180" w:rsidRDefault="002744D3" w:rsidP="00384B02">
            <w:pPr>
              <w:pStyle w:val="ListParagraph"/>
              <w:numPr>
                <w:ilvl w:val="0"/>
                <w:numId w:val="29"/>
              </w:numPr>
              <w:ind w:left="360"/>
              <w:rPr>
                <w:i/>
              </w:rPr>
            </w:pPr>
            <w:r w:rsidRPr="00790180">
              <w:rPr>
                <w:i/>
              </w:rPr>
              <w:t>Fallout</w:t>
            </w:r>
          </w:p>
          <w:p w14:paraId="096BB06B" w14:textId="3CD68A39" w:rsidR="002744D3" w:rsidRPr="00790180" w:rsidRDefault="004946C4" w:rsidP="00384B02">
            <w:pPr>
              <w:pStyle w:val="ListParagraph"/>
              <w:numPr>
                <w:ilvl w:val="0"/>
                <w:numId w:val="29"/>
              </w:numPr>
              <w:ind w:left="360"/>
              <w:rPr>
                <w:i/>
              </w:rPr>
            </w:pPr>
            <w:r w:rsidRPr="00790180">
              <w:rPr>
                <w:i/>
              </w:rPr>
              <w:t xml:space="preserve">The </w:t>
            </w:r>
            <w:r w:rsidR="002744D3" w:rsidRPr="00790180">
              <w:rPr>
                <w:i/>
              </w:rPr>
              <w:t>Legend of Zelda: Breath of the W</w:t>
            </w:r>
            <w:r>
              <w:rPr>
                <w:i/>
              </w:rPr>
              <w:t>ild</w:t>
            </w:r>
          </w:p>
          <w:p w14:paraId="187C9CC3" w14:textId="77777777" w:rsidR="002744D3" w:rsidRPr="00790180" w:rsidRDefault="002744D3" w:rsidP="00384B02">
            <w:pPr>
              <w:pStyle w:val="ListParagraph"/>
              <w:numPr>
                <w:ilvl w:val="0"/>
                <w:numId w:val="29"/>
              </w:numPr>
              <w:ind w:left="360"/>
              <w:rPr>
                <w:i/>
              </w:rPr>
            </w:pPr>
            <w:r w:rsidRPr="00790180">
              <w:rPr>
                <w:i/>
              </w:rPr>
              <w:t>Skyrim</w:t>
            </w:r>
          </w:p>
          <w:p w14:paraId="709ED09A" w14:textId="0D8180B5" w:rsidR="002744D3" w:rsidRPr="00790180" w:rsidRDefault="002744D3" w:rsidP="00384B02">
            <w:pPr>
              <w:pStyle w:val="ListParagraph"/>
              <w:numPr>
                <w:ilvl w:val="0"/>
                <w:numId w:val="29"/>
              </w:numPr>
              <w:ind w:left="360"/>
              <w:rPr>
                <w:i/>
              </w:rPr>
            </w:pPr>
            <w:r w:rsidRPr="00790180">
              <w:rPr>
                <w:i/>
              </w:rPr>
              <w:t>PlayerUnknown’s Battlegrounds</w:t>
            </w:r>
          </w:p>
          <w:p w14:paraId="28066C36" w14:textId="17B59F5B" w:rsidR="002744D3" w:rsidRPr="00E139ED" w:rsidRDefault="002744D3" w:rsidP="00384B02">
            <w:pPr>
              <w:pStyle w:val="ListParagraph"/>
              <w:numPr>
                <w:ilvl w:val="0"/>
                <w:numId w:val="29"/>
              </w:numPr>
              <w:ind w:left="360"/>
              <w:rPr>
                <w:i/>
              </w:rPr>
            </w:pPr>
            <w:r w:rsidRPr="00E139ED">
              <w:rPr>
                <w:i/>
              </w:rPr>
              <w:t>Sunset Overdrive</w:t>
            </w:r>
          </w:p>
        </w:tc>
        <w:tc>
          <w:tcPr>
            <w:tcW w:w="4860" w:type="dxa"/>
          </w:tcPr>
          <w:p w14:paraId="78D34A2F" w14:textId="77777777" w:rsidR="002744D3" w:rsidRPr="00833E2E" w:rsidRDefault="002744D3" w:rsidP="00384B02">
            <w:pPr>
              <w:pStyle w:val="ListParagraph"/>
              <w:numPr>
                <w:ilvl w:val="0"/>
                <w:numId w:val="29"/>
              </w:numPr>
              <w:spacing w:before="1"/>
              <w:ind w:left="360"/>
              <w:rPr>
                <w:i/>
              </w:rPr>
            </w:pPr>
            <w:r w:rsidRPr="00833E2E">
              <w:rPr>
                <w:i/>
              </w:rPr>
              <w:t>Gears of War</w:t>
            </w:r>
          </w:p>
          <w:p w14:paraId="43E5E36A" w14:textId="77777777" w:rsidR="002744D3" w:rsidRPr="00790180" w:rsidRDefault="00724BB7" w:rsidP="00384B02">
            <w:pPr>
              <w:pStyle w:val="ListParagraph"/>
              <w:numPr>
                <w:ilvl w:val="0"/>
                <w:numId w:val="29"/>
              </w:numPr>
              <w:spacing w:before="1"/>
              <w:ind w:left="360"/>
              <w:rPr>
                <w:i/>
              </w:rPr>
            </w:pPr>
            <w:r w:rsidRPr="00790180">
              <w:rPr>
                <w:i/>
              </w:rPr>
              <w:t>Half-Life</w:t>
            </w:r>
          </w:p>
          <w:p w14:paraId="6D5F4916" w14:textId="77777777" w:rsidR="00724BB7" w:rsidRPr="00790180" w:rsidRDefault="00724BB7" w:rsidP="00384B02">
            <w:pPr>
              <w:pStyle w:val="ListParagraph"/>
              <w:numPr>
                <w:ilvl w:val="0"/>
                <w:numId w:val="29"/>
              </w:numPr>
              <w:spacing w:before="1"/>
              <w:ind w:left="360"/>
              <w:rPr>
                <w:i/>
              </w:rPr>
            </w:pPr>
            <w:r w:rsidRPr="00790180">
              <w:rPr>
                <w:i/>
              </w:rPr>
              <w:t>Mario</w:t>
            </w:r>
          </w:p>
          <w:p w14:paraId="0A4824FD" w14:textId="77777777" w:rsidR="00724BB7" w:rsidRPr="00790180" w:rsidRDefault="00724BB7" w:rsidP="00384B02">
            <w:pPr>
              <w:pStyle w:val="ListParagraph"/>
              <w:numPr>
                <w:ilvl w:val="0"/>
                <w:numId w:val="29"/>
              </w:numPr>
              <w:spacing w:before="1"/>
              <w:ind w:left="360"/>
              <w:rPr>
                <w:i/>
              </w:rPr>
            </w:pPr>
            <w:r w:rsidRPr="00790180">
              <w:rPr>
                <w:i/>
              </w:rPr>
              <w:t>Ratchet &amp; Clank</w:t>
            </w:r>
          </w:p>
          <w:p w14:paraId="2FA084AD" w14:textId="18233165" w:rsidR="00724BB7" w:rsidRPr="00790180" w:rsidRDefault="00724BB7" w:rsidP="00384B02">
            <w:pPr>
              <w:pStyle w:val="ListParagraph"/>
              <w:numPr>
                <w:ilvl w:val="0"/>
                <w:numId w:val="29"/>
              </w:numPr>
              <w:spacing w:before="1"/>
              <w:ind w:left="360"/>
              <w:rPr>
                <w:i/>
              </w:rPr>
            </w:pPr>
            <w:r w:rsidRPr="00790180">
              <w:rPr>
                <w:i/>
              </w:rPr>
              <w:t>Crash Bandicoot</w:t>
            </w:r>
          </w:p>
          <w:p w14:paraId="19722B70" w14:textId="78893C94" w:rsidR="002744D3" w:rsidRPr="00790180" w:rsidRDefault="002744D3" w:rsidP="00384B02">
            <w:pPr>
              <w:pStyle w:val="ListParagraph"/>
              <w:numPr>
                <w:ilvl w:val="0"/>
                <w:numId w:val="29"/>
              </w:numPr>
              <w:spacing w:before="1"/>
              <w:ind w:left="360"/>
              <w:rPr>
                <w:i/>
              </w:rPr>
            </w:pPr>
            <w:r w:rsidRPr="00790180">
              <w:rPr>
                <w:i/>
              </w:rPr>
              <w:t>Unreal Tournament</w:t>
            </w:r>
          </w:p>
        </w:tc>
      </w:tr>
    </w:tbl>
    <w:p w14:paraId="444EDB91" w14:textId="3C0EA02A" w:rsidR="002744D3" w:rsidRPr="002744D3" w:rsidRDefault="002744D3" w:rsidP="002744D3"/>
    <w:p w14:paraId="7D37D4AC" w14:textId="115D267F" w:rsidR="00EC52D7" w:rsidRDefault="00790180" w:rsidP="00EA69A2">
      <w:pPr>
        <w:pStyle w:val="Heading2"/>
      </w:pPr>
      <w:bookmarkStart w:id="8" w:name="_Toc508201299"/>
      <w:r>
        <w:t xml:space="preserve">4.4. </w:t>
      </w:r>
      <w:r w:rsidR="00EA69A2">
        <w:t xml:space="preserve">Level Design </w:t>
      </w:r>
      <w:r w:rsidR="002C6A46">
        <w:t xml:space="preserve">Patterns </w:t>
      </w:r>
      <w:r w:rsidR="008C54CA">
        <w:t>and</w:t>
      </w:r>
      <w:r w:rsidR="002C6A46">
        <w:t xml:space="preserve"> Tropes</w:t>
      </w:r>
      <w:bookmarkEnd w:id="8"/>
    </w:p>
    <w:p w14:paraId="6E2E89F8" w14:textId="00D7C3FB" w:rsidR="002C6A46" w:rsidRDefault="002C6A46" w:rsidP="002C6A46">
      <w:pPr>
        <w:pStyle w:val="Heading3"/>
      </w:pPr>
      <w:bookmarkStart w:id="9" w:name="_Toc508201300"/>
      <w:r>
        <w:t>Periodical Encounters</w:t>
      </w:r>
      <w:bookmarkEnd w:id="9"/>
    </w:p>
    <w:p w14:paraId="72D5E8A2" w14:textId="01F89648" w:rsidR="002C6A46" w:rsidRPr="002C6A46" w:rsidRDefault="002C6A46" w:rsidP="002C6A46">
      <w:r>
        <w:t>Staging levels such that players go from brief intense</w:t>
      </w:r>
      <w:r w:rsidR="00527A8C">
        <w:t xml:space="preserve"> periods of</w:t>
      </w:r>
      <w:r>
        <w:t xml:space="preserve"> combat to periods of quiet</w:t>
      </w:r>
      <w:r w:rsidR="00527A8C">
        <w:t xml:space="preserve"> in a cyclical fashion is a common technique. In games that use health regeneration</w:t>
      </w:r>
      <w:r w:rsidR="008A0CC8">
        <w:t>,</w:t>
      </w:r>
      <w:r w:rsidR="00527A8C">
        <w:t xml:space="preserve"> this </w:t>
      </w:r>
      <w:r w:rsidR="008A0CC8">
        <w:t xml:space="preserve">approach </w:t>
      </w:r>
      <w:r w:rsidR="00527A8C">
        <w:t>allows level designers to know the minimum condition of a player before they enter a fight.</w:t>
      </w:r>
    </w:p>
    <w:p w14:paraId="670A2102" w14:textId="1794158A" w:rsidR="002C6A46" w:rsidRDefault="002C6A46" w:rsidP="002C6A46">
      <w:pPr>
        <w:pStyle w:val="Heading3"/>
      </w:pPr>
      <w:bookmarkStart w:id="10" w:name="_Toc508201301"/>
      <w:r>
        <w:t>Bait</w:t>
      </w:r>
      <w:r w:rsidR="00527A8C">
        <w:t xml:space="preserve"> </w:t>
      </w:r>
      <w:r w:rsidR="008A0CC8">
        <w:t>and</w:t>
      </w:r>
      <w:r w:rsidR="00527A8C">
        <w:t xml:space="preserve"> Lures</w:t>
      </w:r>
      <w:r w:rsidR="00D060E1">
        <w:t xml:space="preserve"> (Risk/Reward Paths)</w:t>
      </w:r>
      <w:bookmarkEnd w:id="10"/>
    </w:p>
    <w:p w14:paraId="6044B270" w14:textId="2AA691A4" w:rsidR="00B81308" w:rsidDel="00D227B9" w:rsidRDefault="00527A8C" w:rsidP="00D060E1">
      <w:pPr>
        <w:rPr>
          <w:del w:id="11" w:author="Tom Shannon" w:date="2018-04-17T16:06:00Z"/>
        </w:rPr>
      </w:pPr>
      <w:r>
        <w:t>Health, weapons</w:t>
      </w:r>
      <w:r w:rsidR="008A0CC8">
        <w:t>,</w:t>
      </w:r>
      <w:r>
        <w:t xml:space="preserve"> and other items can be used as a way to encourage a player to stray from a safe region</w:t>
      </w:r>
      <w:r w:rsidR="00D060E1">
        <w:t xml:space="preserve"> for various rewards</w:t>
      </w:r>
      <w:r>
        <w:t xml:space="preserve">. Often this bait can be used as a method of </w:t>
      </w:r>
      <w:r w:rsidR="00D060E1">
        <w:t>encouraging exploration or forcing the player to consider their state (</w:t>
      </w:r>
      <w:r w:rsidR="00C473A8">
        <w:t>for example,</w:t>
      </w:r>
      <w:r w:rsidR="00151509">
        <w:t xml:space="preserve"> being </w:t>
      </w:r>
      <w:r w:rsidR="00D060E1">
        <w:t xml:space="preserve">low </w:t>
      </w:r>
      <w:r w:rsidR="00151509">
        <w:t>on</w:t>
      </w:r>
      <w:r w:rsidR="00D060E1">
        <w:t xml:space="preserve"> </w:t>
      </w:r>
      <w:r w:rsidR="00151509">
        <w:t xml:space="preserve">health or </w:t>
      </w:r>
      <w:r w:rsidR="00D060E1">
        <w:t>ammo</w:t>
      </w:r>
      <w:r w:rsidR="00151509">
        <w:t>).</w:t>
      </w:r>
    </w:p>
    <w:p w14:paraId="2B084528" w14:textId="77777777" w:rsidR="00B81308" w:rsidRDefault="00B81308">
      <w:del w:id="12" w:author="Tom Shannon" w:date="2018-04-17T16:06:00Z">
        <w:r w:rsidDel="00D227B9">
          <w:br w:type="page"/>
        </w:r>
      </w:del>
    </w:p>
    <w:p w14:paraId="646AF180" w14:textId="0885C827" w:rsidR="002C6A46" w:rsidRDefault="002C6A46" w:rsidP="002C6A46">
      <w:pPr>
        <w:pStyle w:val="Heading3"/>
      </w:pPr>
      <w:bookmarkStart w:id="13" w:name="_Toc508201302"/>
      <w:r>
        <w:t>Monster Closets</w:t>
      </w:r>
      <w:bookmarkEnd w:id="13"/>
    </w:p>
    <w:p w14:paraId="19BE1AC0" w14:textId="33799D62" w:rsidR="00D060E1" w:rsidRDefault="00D060E1" w:rsidP="00D060E1">
      <w:r>
        <w:t xml:space="preserve">“Monster closets” are </w:t>
      </w:r>
      <w:r w:rsidR="00AE287F">
        <w:t>used to place</w:t>
      </w:r>
      <w:r>
        <w:t xml:space="preserve"> enemies (often monsters) throughout an environment without them seeming to teleport into the map. Sometimes </w:t>
      </w:r>
      <w:r w:rsidR="000F42BD">
        <w:t>they</w:t>
      </w:r>
      <w:r>
        <w:t xml:space="preserve"> can be used to justify the </w:t>
      </w:r>
      <w:r w:rsidR="003628FF">
        <w:t xml:space="preserve">enemies’ </w:t>
      </w:r>
      <w:r w:rsidR="00127DDD">
        <w:t xml:space="preserve">existence (such as </w:t>
      </w:r>
      <w:r>
        <w:t xml:space="preserve">enemies coming from a </w:t>
      </w:r>
      <w:r w:rsidR="002C2B73">
        <w:t>“</w:t>
      </w:r>
      <w:r>
        <w:t>security door</w:t>
      </w:r>
      <w:r w:rsidR="002C2B73">
        <w:t>”</w:t>
      </w:r>
      <w:r>
        <w:t xml:space="preserve">) or as a </w:t>
      </w:r>
      <w:r w:rsidR="0020466F">
        <w:t>method of scaring a player by having areas near them suddenl</w:t>
      </w:r>
      <w:r w:rsidR="00686F19">
        <w:t>y pop open with enemies. Hav</w:t>
      </w:r>
      <w:r w:rsidR="0020466F">
        <w:t xml:space="preserve">ing the latter </w:t>
      </w:r>
      <w:r w:rsidR="00686F19">
        <w:t xml:space="preserve">occur </w:t>
      </w:r>
      <w:r w:rsidR="0020466F">
        <w:t>intermittently may lead to generating distrust in the environment</w:t>
      </w:r>
      <w:r w:rsidR="002C2B73">
        <w:t>,</w:t>
      </w:r>
      <w:r w:rsidR="0020466F">
        <w:t xml:space="preserve"> which may or may not be desirable.</w:t>
      </w:r>
    </w:p>
    <w:p w14:paraId="52C2716A" w14:textId="311D813A" w:rsidR="002C6A46" w:rsidRDefault="002C6A46" w:rsidP="002C6A46">
      <w:pPr>
        <w:pStyle w:val="Heading3"/>
      </w:pPr>
      <w:bookmarkStart w:id="14" w:name="_Toc508201303"/>
      <w:r>
        <w:lastRenderedPageBreak/>
        <w:t>The Travel</w:t>
      </w:r>
      <w:r w:rsidR="008A0CC8">
        <w:t>ed</w:t>
      </w:r>
      <w:r>
        <w:t xml:space="preserve"> Path</w:t>
      </w:r>
      <w:bookmarkEnd w:id="14"/>
    </w:p>
    <w:p w14:paraId="633D8F6D" w14:textId="59FA84B4" w:rsidR="0020466F" w:rsidRPr="0020466F" w:rsidRDefault="0020466F" w:rsidP="0020466F">
      <w:r>
        <w:t xml:space="preserve">To lead a player </w:t>
      </w:r>
      <w:r w:rsidR="0047022F">
        <w:t>in a particular</w:t>
      </w:r>
      <w:r w:rsidR="006E60F8">
        <w:t xml:space="preserve"> direction</w:t>
      </w:r>
      <w:r w:rsidR="008A0CC8">
        <w:t>,</w:t>
      </w:r>
      <w:r>
        <w:t xml:space="preserve"> it’s common to simulate a character having passed through the way the </w:t>
      </w:r>
      <w:r w:rsidR="00033BF1">
        <w:t>player</w:t>
      </w:r>
      <w:r>
        <w:t xml:space="preserve"> is going. An example would be </w:t>
      </w:r>
      <w:r w:rsidR="0047022F">
        <w:t xml:space="preserve">simulating the path taken by </w:t>
      </w:r>
      <w:r>
        <w:t xml:space="preserve">a prisoner </w:t>
      </w:r>
      <w:r w:rsidR="00C63DAD">
        <w:t>that</w:t>
      </w:r>
      <w:r w:rsidR="006E60F8">
        <w:t xml:space="preserve"> </w:t>
      </w:r>
      <w:r>
        <w:t>escaped from an environment the player is in. Naturally the player will follow the path left behind the prisoner. These travel</w:t>
      </w:r>
      <w:r w:rsidR="008A0CC8">
        <w:t>ed</w:t>
      </w:r>
      <w:r>
        <w:t xml:space="preserve"> paths can also serve as a way of telling subtle stories about the world or hinting at things to come.</w:t>
      </w:r>
    </w:p>
    <w:p w14:paraId="670260AD" w14:textId="7E49DDFB" w:rsidR="002C6A46" w:rsidRDefault="002C6A46" w:rsidP="002C6A46">
      <w:pPr>
        <w:pStyle w:val="Heading3"/>
      </w:pPr>
      <w:bookmarkStart w:id="15" w:name="_Toc508201304"/>
      <w:r>
        <w:t>Environmental Alternatives</w:t>
      </w:r>
      <w:bookmarkEnd w:id="15"/>
    </w:p>
    <w:p w14:paraId="4BE0044D" w14:textId="60387BB6" w:rsidR="00634892" w:rsidRPr="00634892" w:rsidDel="00D227B9" w:rsidRDefault="00146402" w:rsidP="00634892">
      <w:pPr>
        <w:rPr>
          <w:del w:id="16" w:author="Tom Shannon" w:date="2018-04-17T16:06:00Z"/>
        </w:rPr>
      </w:pPr>
      <w:r>
        <w:t>When a player is presented with a number of opponents</w:t>
      </w:r>
      <w:r w:rsidR="00FD7B3C">
        <w:t>,</w:t>
      </w:r>
      <w:r>
        <w:t xml:space="preserve"> a designer may choose to bui</w:t>
      </w:r>
      <w:r w:rsidR="002411BD">
        <w:t>ld into the environment a method</w:t>
      </w:r>
      <w:r>
        <w:t xml:space="preserve"> to circumv</w:t>
      </w:r>
      <w:r w:rsidR="002411BD">
        <w:t xml:space="preserve">ent the engagement—for example, </w:t>
      </w:r>
      <w:r>
        <w:t>an airlock to unlock, a security door to open</w:t>
      </w:r>
      <w:r w:rsidR="00FD7B3C">
        <w:t>,</w:t>
      </w:r>
      <w:r>
        <w:t xml:space="preserve"> or reinforcements that can be called in. Often these environmental alternatives are tied to abilities the player has unlocked</w:t>
      </w:r>
      <w:r w:rsidR="00FD7B3C">
        <w:t>,</w:t>
      </w:r>
      <w:r>
        <w:t xml:space="preserve"> </w:t>
      </w:r>
      <w:r w:rsidR="00FD7B3C">
        <w:t>though</w:t>
      </w:r>
      <w:r>
        <w:t xml:space="preserve"> this is not a requirement.</w:t>
      </w:r>
    </w:p>
    <w:p w14:paraId="161627C5" w14:textId="77777777" w:rsidR="00004EA3" w:rsidRPr="00004EA3" w:rsidRDefault="00004EA3" w:rsidP="00004EA3"/>
    <w:p w14:paraId="6B7FE706" w14:textId="20649915" w:rsidR="00EA69A2" w:rsidRPr="00EA69A2" w:rsidDel="004C4171" w:rsidRDefault="00D227B9" w:rsidP="004C4171">
      <w:pPr>
        <w:pStyle w:val="Heading2"/>
        <w:rPr>
          <w:del w:id="17" w:author="Tom Shannon" w:date="2018-04-18T09:48:00Z"/>
        </w:rPr>
        <w:pPrChange w:id="18" w:author="Tom Shannon" w:date="2018-04-18T09:48:00Z">
          <w:pPr/>
        </w:pPrChange>
      </w:pPr>
      <w:ins w:id="19" w:author="Tom Shannon" w:date="2018-04-17T16:06:00Z">
        <w:r>
          <w:t xml:space="preserve">4.5 </w:t>
        </w:r>
      </w:ins>
    </w:p>
    <w:p w14:paraId="4AF82F57" w14:textId="1EDB9E16" w:rsidR="004C4171" w:rsidRDefault="0042656E" w:rsidP="004C4171">
      <w:pPr>
        <w:pStyle w:val="Heading2"/>
        <w:rPr>
          <w:ins w:id="20" w:author="Tom Shannon" w:date="2018-04-18T09:48:00Z"/>
        </w:rPr>
      </w:pPr>
      <w:del w:id="21" w:author="Tom Shannon" w:date="2018-04-18T09:48:00Z">
        <w:r w:rsidDel="004C4171">
          <w:br w:type="page"/>
        </w:r>
      </w:del>
      <w:ins w:id="22" w:author="Tom Shannon" w:date="2018-04-18T09:48:00Z">
        <w:r w:rsidR="004C4171" w:rsidRPr="004C4171">
          <w:t xml:space="preserve"> </w:t>
        </w:r>
        <w:r w:rsidR="004C4171">
          <w:t>Supplementary Resources</w:t>
        </w:r>
      </w:ins>
    </w:p>
    <w:p w14:paraId="2E3CF506" w14:textId="77777777" w:rsidR="004C4171" w:rsidRPr="00961774" w:rsidRDefault="004C4171" w:rsidP="004C4171">
      <w:pPr>
        <w:rPr>
          <w:ins w:id="23" w:author="Tom Shannon" w:date="2018-04-18T09:48:00Z"/>
        </w:rPr>
      </w:pPr>
      <w:ins w:id="24" w:author="Tom Shannon" w:date="2018-04-18T09:48:00Z">
        <w:r>
          <w:t>You will need these files to complete the Exercises on this page. These files are hosted on the Unreal Engine Marketplace and can be accessed from your Launcher by following the directions below.</w:t>
        </w:r>
      </w:ins>
    </w:p>
    <w:p w14:paraId="7390A78A" w14:textId="77777777" w:rsidR="004C4171" w:rsidRPr="00961774" w:rsidRDefault="004C4171" w:rsidP="004C4171">
      <w:pPr>
        <w:rPr>
          <w:ins w:id="25" w:author="Tom Shannon" w:date="2018-04-18T09:48:00Z"/>
        </w:rPr>
      </w:pPr>
      <w:ins w:id="26" w:author="Tom Shannon" w:date="2018-04-18T09:48:00Z">
        <w:r w:rsidRPr="00961774">
          <w:t>1. On the </w:t>
        </w:r>
        <w:r w:rsidRPr="00961774">
          <w:fldChar w:fldCharType="begin"/>
        </w:r>
        <w:r w:rsidRPr="00961774">
          <w:instrText xml:space="preserve"> HYPERLINK "https://www.unrealengine.com/dashboard/code-redemption" \t "_blank" </w:instrText>
        </w:r>
        <w:r w:rsidRPr="00961774">
          <w:fldChar w:fldCharType="separate"/>
        </w:r>
        <w:r w:rsidRPr="00961774">
          <w:rPr>
            <w:rStyle w:val="Hyperlink"/>
          </w:rPr>
          <w:t>Code Redempti</w:t>
        </w:r>
        <w:r w:rsidRPr="00961774">
          <w:rPr>
            <w:rStyle w:val="Hyperlink"/>
          </w:rPr>
          <w:t>o</w:t>
        </w:r>
        <w:r w:rsidRPr="00961774">
          <w:rPr>
            <w:rStyle w:val="Hyperlink"/>
          </w:rPr>
          <w:t>n tab</w:t>
        </w:r>
        <w:r w:rsidRPr="00961774">
          <w:fldChar w:fldCharType="end"/>
        </w:r>
        <w:r w:rsidRPr="00961774">
          <w:t> (</w:t>
        </w:r>
        <w:r w:rsidRPr="00961774">
          <w:fldChar w:fldCharType="begin"/>
        </w:r>
        <w:r w:rsidRPr="00961774">
          <w:instrText xml:space="preserve"> HYPERLINK "https://www.unrealengine.com/dashboard/code-redemption" </w:instrText>
        </w:r>
        <w:r w:rsidRPr="00961774">
          <w:fldChar w:fldCharType="separate"/>
        </w:r>
        <w:r w:rsidRPr="00961774">
          <w:rPr>
            <w:rStyle w:val="Hyperlink"/>
          </w:rPr>
          <w:t>https://www.unrealengine.com/dashboard/code-redemption</w:t>
        </w:r>
        <w:r w:rsidRPr="00961774">
          <w:fldChar w:fldCharType="end"/>
        </w:r>
        <w:r w:rsidRPr="00961774">
          <w:t>) of your Epic personal dashboard, enter the code RXM24-3UWY3-8EFPJ-QNTCN, then click REDEEM and CONFIRM</w:t>
        </w:r>
        <w:r w:rsidRPr="00961774">
          <w:br/>
        </w:r>
        <w:r w:rsidRPr="00961774">
          <w:drawing>
            <wp:inline distT="0" distB="0" distL="0" distR="0" wp14:anchorId="20972380" wp14:editId="6139B11A">
              <wp:extent cx="5939790" cy="1884680"/>
              <wp:effectExtent l="57150" t="19050" r="60960" b="96520"/>
              <wp:docPr id="12" name="Picture 12" descr="C:\Users\tom.shannon\AppData\Local\Microsoft\Windows\INetCache\Content.Word\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hannon\AppData\Local\Microsoft\Windows\INetCache\Content.Word\Ste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884680"/>
                      </a:xfrm>
                      <a:prstGeom prst="rect">
                        <a:avLst/>
                      </a:prstGeom>
                      <a:noFill/>
                      <a:ln>
                        <a:noFill/>
                      </a:ln>
                      <a:effectLst>
                        <a:outerShdw blurRad="50800" dist="38100" dir="5400000" algn="t" rotWithShape="0">
                          <a:prstClr val="black">
                            <a:alpha val="40000"/>
                          </a:prstClr>
                        </a:outerShdw>
                      </a:effectLst>
                    </pic:spPr>
                  </pic:pic>
                </a:graphicData>
              </a:graphic>
            </wp:inline>
          </w:drawing>
        </w:r>
      </w:ins>
    </w:p>
    <w:p w14:paraId="0F785A76" w14:textId="77777777" w:rsidR="004C4171" w:rsidRPr="00961774" w:rsidRDefault="004C4171" w:rsidP="004C4171">
      <w:pPr>
        <w:rPr>
          <w:ins w:id="27" w:author="Tom Shannon" w:date="2018-04-18T09:48:00Z"/>
        </w:rPr>
      </w:pPr>
      <w:ins w:id="28" w:author="Tom Shannon" w:date="2018-04-18T09:48:00Z">
        <w:r w:rsidRPr="00961774">
          <w:br/>
          <w:t>2. Open the Epic Games Launcher (you can download the </w:t>
        </w:r>
        <w:r w:rsidRPr="00961774">
          <w:fldChar w:fldCharType="begin"/>
        </w:r>
        <w:r w:rsidRPr="00961774">
          <w:instrText xml:space="preserve"> HYPERLINK "https://www.unrealengine.com/download" \t "_blank" </w:instrText>
        </w:r>
        <w:r w:rsidRPr="00961774">
          <w:fldChar w:fldCharType="separate"/>
        </w:r>
        <w:r w:rsidRPr="00961774">
          <w:rPr>
            <w:rStyle w:val="Hyperlink"/>
          </w:rPr>
          <w:t>Lau</w:t>
        </w:r>
        <w:r w:rsidRPr="00961774">
          <w:rPr>
            <w:rStyle w:val="Hyperlink"/>
          </w:rPr>
          <w:t>n</w:t>
        </w:r>
        <w:r w:rsidRPr="00961774">
          <w:rPr>
            <w:rStyle w:val="Hyperlink"/>
          </w:rPr>
          <w:t>cher</w:t>
        </w:r>
        <w:r w:rsidRPr="00961774">
          <w:fldChar w:fldCharType="end"/>
        </w:r>
        <w:r w:rsidRPr="00961774">
          <w:t xml:space="preserve"> </w:t>
        </w:r>
        <w:r w:rsidRPr="00961774">
          <w:fldChar w:fldCharType="begin"/>
        </w:r>
        <w:r w:rsidRPr="00961774">
          <w:instrText xml:space="preserve"> HYPERLINK "https://www.unrealengine.com/download" </w:instrText>
        </w:r>
        <w:r w:rsidRPr="00961774">
          <w:fldChar w:fldCharType="separate"/>
        </w:r>
        <w:r w:rsidRPr="00961774">
          <w:rPr>
            <w:rStyle w:val="Hyperlink"/>
          </w:rPr>
          <w:t>here </w:t>
        </w:r>
        <w:r w:rsidRPr="00961774">
          <w:fldChar w:fldCharType="end"/>
        </w:r>
        <w:r w:rsidRPr="00961774">
          <w:t>if you need it), navigate to the Vault section of the Unreal Engine Library tab, and click Create Project on Academic Examples or Bird of Prey</w:t>
        </w:r>
        <w:r w:rsidRPr="00961774">
          <w:br/>
        </w:r>
        <w:r w:rsidRPr="00961774">
          <w:lastRenderedPageBreak/>
          <w:drawing>
            <wp:inline distT="0" distB="0" distL="0" distR="0" wp14:anchorId="7D4C16D9" wp14:editId="6B156BF4">
              <wp:extent cx="5772647" cy="3219111"/>
              <wp:effectExtent l="57150" t="19050" r="57150" b="95885"/>
              <wp:docPr id="10" name="Picture 10" descr="C:\Users\tom.shannon\AppData\Local\Microsoft\Windows\INetCache\Content.Word\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shannon\AppData\Local\Microsoft\Windows\INetCache\Content.Word\Ste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7934" cy="3222059"/>
                      </a:xfrm>
                      <a:prstGeom prst="rect">
                        <a:avLst/>
                      </a:prstGeom>
                      <a:noFill/>
                      <a:ln>
                        <a:noFill/>
                      </a:ln>
                      <a:effectLst>
                        <a:outerShdw blurRad="50800" dist="38100" dir="5400000" algn="t" rotWithShape="0">
                          <a:prstClr val="black">
                            <a:alpha val="40000"/>
                          </a:prstClr>
                        </a:outerShdw>
                      </a:effectLst>
                    </pic:spPr>
                  </pic:pic>
                </a:graphicData>
              </a:graphic>
            </wp:inline>
          </w:drawing>
        </w:r>
        <w:r w:rsidRPr="00961774">
          <w:br/>
        </w:r>
        <w:r w:rsidRPr="00961774">
          <w:br/>
          <w:t>3. Choose a project name and location and click Create</w:t>
        </w:r>
        <w:r w:rsidRPr="00961774">
          <w:br/>
        </w:r>
        <w:r w:rsidRPr="00961774">
          <w:drawing>
            <wp:inline distT="0" distB="0" distL="0" distR="0" wp14:anchorId="2FDB69DA" wp14:editId="0F788D91">
              <wp:extent cx="4707172" cy="2297842"/>
              <wp:effectExtent l="57150" t="19050" r="55880" b="102870"/>
              <wp:docPr id="7" name="Picture 7" descr="C:\Users\tom.shannon\AppData\Local\Microsoft\Windows\INetCache\Content.Word\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hannon\AppData\Local\Microsoft\Windows\INetCache\Content.Word\Ste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593" cy="2300000"/>
                      </a:xfrm>
                      <a:prstGeom prst="rect">
                        <a:avLst/>
                      </a:prstGeom>
                      <a:noFill/>
                      <a:ln>
                        <a:noFill/>
                      </a:ln>
                      <a:effectLst>
                        <a:outerShdw blurRad="50800" dist="38100" dir="5400000" algn="t" rotWithShape="0">
                          <a:prstClr val="black">
                            <a:alpha val="40000"/>
                          </a:prstClr>
                        </a:outerShdw>
                      </a:effectLst>
                    </pic:spPr>
                  </pic:pic>
                </a:graphicData>
              </a:graphic>
            </wp:inline>
          </w:drawing>
        </w:r>
      </w:ins>
    </w:p>
    <w:p w14:paraId="50D056D8" w14:textId="6A4C847C" w:rsidR="002955F4" w:rsidRDefault="004C4171" w:rsidP="004C4171">
      <w:pPr>
        <w:pPrChange w:id="29" w:author="Tom Shannon" w:date="2018-04-18T09:48:00Z">
          <w:pPr/>
        </w:pPrChange>
      </w:pPr>
      <w:ins w:id="30" w:author="Tom Shannon" w:date="2018-04-18T09:48:00Z">
        <w:r w:rsidRPr="00961774">
          <w:t>And that's it! If you have any further questions about how to download these products from the Epic Games Launcher, please contact </w:t>
        </w:r>
        <w:r w:rsidRPr="00961774">
          <w:fldChar w:fldCharType="begin"/>
        </w:r>
        <w:r w:rsidRPr="00961774">
          <w:instrText xml:space="preserve"> HYPERLINK "mailto:marketplace-support@unrealengine.com" \t "_blank" </w:instrText>
        </w:r>
        <w:r w:rsidRPr="00961774">
          <w:fldChar w:fldCharType="separate"/>
        </w:r>
        <w:r w:rsidRPr="00961774">
          <w:rPr>
            <w:rStyle w:val="Hyperlink"/>
          </w:rPr>
          <w:t>marketplace-support@unrealengine.com</w:t>
        </w:r>
        <w:r w:rsidRPr="00961774">
          <w:fldChar w:fldCharType="end"/>
        </w:r>
        <w:r w:rsidRPr="00961774">
          <w:t>.</w:t>
        </w:r>
      </w:ins>
      <w:bookmarkStart w:id="31" w:name="_GoBack"/>
      <w:bookmarkEnd w:id="31"/>
    </w:p>
    <w:p w14:paraId="63A07F72" w14:textId="58114064" w:rsidR="0023629B" w:rsidRDefault="00E613C0" w:rsidP="0023629B">
      <w:pPr>
        <w:pStyle w:val="Heading1"/>
      </w:pPr>
      <w:bookmarkStart w:id="32" w:name="_Toc508201305"/>
      <w:r>
        <w:lastRenderedPageBreak/>
        <w:t>Exercises</w:t>
      </w:r>
      <w:bookmarkEnd w:id="32"/>
    </w:p>
    <w:p w14:paraId="1F463698" w14:textId="5371EBFA" w:rsidR="00234B9F" w:rsidRDefault="009054F9" w:rsidP="00563352">
      <w:pPr>
        <w:pStyle w:val="Heading2"/>
      </w:pPr>
      <w:bookmarkStart w:id="33" w:name="_Toc508201306"/>
      <w:r>
        <w:t xml:space="preserve">Exercise </w:t>
      </w:r>
      <w:r w:rsidR="00113D81">
        <w:t>4</w:t>
      </w:r>
      <w:r>
        <w:t>A</w:t>
      </w:r>
      <w:r w:rsidR="005B3D94">
        <w:t>:</w:t>
      </w:r>
      <w:r>
        <w:t xml:space="preserve"> </w:t>
      </w:r>
      <w:r w:rsidR="00113D81">
        <w:t>Analy</w:t>
      </w:r>
      <w:r w:rsidR="005B3D94">
        <w:t>zing</w:t>
      </w:r>
      <w:r w:rsidR="00113D81">
        <w:t xml:space="preserve"> an </w:t>
      </w:r>
      <w:r w:rsidR="005B3D94">
        <w:t>E</w:t>
      </w:r>
      <w:r w:rsidR="00113D81">
        <w:t xml:space="preserve">xisting </w:t>
      </w:r>
      <w:r w:rsidR="005B3D94">
        <w:t>L</w:t>
      </w:r>
      <w:r w:rsidR="00113D81">
        <w:t>evel</w:t>
      </w:r>
      <w:bookmarkEnd w:id="33"/>
    </w:p>
    <w:p w14:paraId="63A93A8F" w14:textId="6854B708" w:rsidR="00113D81" w:rsidRDefault="00113D81" w:rsidP="00113D81">
      <w:r w:rsidRPr="00C55ABB">
        <w:rPr>
          <w:b/>
        </w:rPr>
        <w:t>Deliverables:</w:t>
      </w:r>
      <w:r>
        <w:t xml:space="preserve"> Activity </w:t>
      </w:r>
      <w:r w:rsidR="005B3D94">
        <w:t>s</w:t>
      </w:r>
      <w:r>
        <w:t>heet</w:t>
      </w:r>
      <w:r w:rsidR="00E46152">
        <w:t xml:space="preserve"> </w:t>
      </w:r>
      <w:r>
        <w:t xml:space="preserve">(see below), </w:t>
      </w:r>
      <w:r w:rsidR="005B3D94">
        <w:t>In-</w:t>
      </w:r>
      <w:r>
        <w:t>class observation</w:t>
      </w:r>
    </w:p>
    <w:p w14:paraId="6E387BE1" w14:textId="14FE8CB2" w:rsidR="00113D81" w:rsidRDefault="00113D81" w:rsidP="00113D81">
      <w:r w:rsidRPr="00E24B91">
        <w:rPr>
          <w:b/>
        </w:rPr>
        <w:t>Instructor Task:</w:t>
      </w:r>
      <w:r>
        <w:t xml:space="preserve"> </w:t>
      </w:r>
      <w:r w:rsidRPr="00113D81">
        <w:t xml:space="preserve">Have the students break into small groups and assign each group to a </w:t>
      </w:r>
      <w:r w:rsidR="00F922B1">
        <w:t>level/</w:t>
      </w:r>
      <w:r w:rsidRPr="00113D81">
        <w:t>map from one of the popular games below:</w:t>
      </w:r>
    </w:p>
    <w:p w14:paraId="07F55137" w14:textId="77777777" w:rsidR="00113D81" w:rsidRDefault="00113D81" w:rsidP="00113D81">
      <w:pPr>
        <w:pStyle w:val="ListParagraph"/>
        <w:numPr>
          <w:ilvl w:val="0"/>
          <w:numId w:val="25"/>
        </w:numPr>
      </w:pPr>
      <w:r w:rsidRPr="00790180">
        <w:rPr>
          <w:i/>
        </w:rPr>
        <w:t>Mario</w:t>
      </w:r>
      <w:r w:rsidR="00E46152" w:rsidRPr="00790180">
        <w:rPr>
          <w:i/>
        </w:rPr>
        <w:t xml:space="preserve"> </w:t>
      </w:r>
      <w:r w:rsidRPr="00790180">
        <w:rPr>
          <w:i/>
        </w:rPr>
        <w:t>Kart</w:t>
      </w:r>
      <w:r>
        <w:t xml:space="preserve"> (Rainbow Road)</w:t>
      </w:r>
    </w:p>
    <w:p w14:paraId="693962CD" w14:textId="04683387" w:rsidR="00113D81" w:rsidRDefault="00113D81" w:rsidP="00113D81">
      <w:pPr>
        <w:pStyle w:val="ListParagraph"/>
        <w:numPr>
          <w:ilvl w:val="0"/>
          <w:numId w:val="25"/>
        </w:numPr>
      </w:pPr>
      <w:r w:rsidRPr="00790180">
        <w:rPr>
          <w:i/>
        </w:rPr>
        <w:t>Counter</w:t>
      </w:r>
      <w:r w:rsidR="004274FB" w:rsidRPr="00790180">
        <w:rPr>
          <w:i/>
        </w:rPr>
        <w:t>-Strike</w:t>
      </w:r>
      <w:r>
        <w:t xml:space="preserve"> (Dust 2)</w:t>
      </w:r>
    </w:p>
    <w:p w14:paraId="599038AC" w14:textId="77777777" w:rsidR="00113D81" w:rsidRDefault="00113D81" w:rsidP="00113D81">
      <w:pPr>
        <w:pStyle w:val="ListParagraph"/>
        <w:numPr>
          <w:ilvl w:val="0"/>
          <w:numId w:val="25"/>
        </w:numPr>
      </w:pPr>
      <w:r w:rsidRPr="002F253A">
        <w:rPr>
          <w:i/>
        </w:rPr>
        <w:t>U</w:t>
      </w:r>
      <w:r w:rsidR="00D8323E" w:rsidRPr="002F253A">
        <w:rPr>
          <w:i/>
        </w:rPr>
        <w:t xml:space="preserve">nreal Tournament </w:t>
      </w:r>
      <w:r w:rsidRPr="002F253A">
        <w:rPr>
          <w:i/>
        </w:rPr>
        <w:t>3</w:t>
      </w:r>
      <w:r>
        <w:t xml:space="preserve"> (Facing Worlds)</w:t>
      </w:r>
    </w:p>
    <w:p w14:paraId="0CDB1566" w14:textId="77777777" w:rsidR="00113D81" w:rsidRDefault="00E46152" w:rsidP="00113D81">
      <w:pPr>
        <w:pStyle w:val="ListParagraph"/>
        <w:numPr>
          <w:ilvl w:val="0"/>
          <w:numId w:val="25"/>
        </w:numPr>
      </w:pPr>
      <w:r w:rsidRPr="00790180">
        <w:rPr>
          <w:i/>
        </w:rPr>
        <w:t>Call of Duty</w:t>
      </w:r>
      <w:r>
        <w:t xml:space="preserve"> (Nuket</w:t>
      </w:r>
      <w:r w:rsidR="00113D81">
        <w:t>own)</w:t>
      </w:r>
    </w:p>
    <w:p w14:paraId="4BD0A7A5" w14:textId="77777777" w:rsidR="00113D81" w:rsidRDefault="00113D81" w:rsidP="00113D81">
      <w:pPr>
        <w:pStyle w:val="ListParagraph"/>
        <w:numPr>
          <w:ilvl w:val="0"/>
          <w:numId w:val="25"/>
        </w:numPr>
      </w:pPr>
      <w:r w:rsidRPr="00790180">
        <w:rPr>
          <w:i/>
        </w:rPr>
        <w:t>Halo</w:t>
      </w:r>
      <w:r>
        <w:t xml:space="preserve"> (Blood</w:t>
      </w:r>
      <w:r w:rsidR="00E46152">
        <w:t xml:space="preserve"> </w:t>
      </w:r>
      <w:r>
        <w:t>Gulch map)</w:t>
      </w:r>
    </w:p>
    <w:p w14:paraId="1EBC4A9F" w14:textId="2C8D71A0" w:rsidR="00113D81" w:rsidRDefault="00E46152" w:rsidP="00113D81">
      <w:pPr>
        <w:pStyle w:val="ListParagraph"/>
        <w:numPr>
          <w:ilvl w:val="0"/>
          <w:numId w:val="25"/>
        </w:numPr>
      </w:pPr>
      <w:r w:rsidRPr="00790180">
        <w:rPr>
          <w:i/>
        </w:rPr>
        <w:t>Tomb R</w:t>
      </w:r>
      <w:r w:rsidR="00113D81" w:rsidRPr="00790180">
        <w:rPr>
          <w:i/>
        </w:rPr>
        <w:t>aider</w:t>
      </w:r>
      <w:r>
        <w:t xml:space="preserve"> </w:t>
      </w:r>
      <w:r w:rsidR="00113D81">
        <w:t>(2013 onward)</w:t>
      </w:r>
    </w:p>
    <w:p w14:paraId="541D5006" w14:textId="34299B11" w:rsidR="00146402" w:rsidRPr="00790180" w:rsidRDefault="00146402" w:rsidP="00113D81">
      <w:pPr>
        <w:pStyle w:val="ListParagraph"/>
        <w:numPr>
          <w:ilvl w:val="0"/>
          <w:numId w:val="25"/>
        </w:numPr>
        <w:rPr>
          <w:i/>
        </w:rPr>
      </w:pPr>
      <w:r w:rsidRPr="00790180">
        <w:rPr>
          <w:i/>
        </w:rPr>
        <w:t>PlayerUnknown’s Battlegrounds</w:t>
      </w:r>
    </w:p>
    <w:p w14:paraId="389B2D67" w14:textId="365FE9E3" w:rsidR="00146402" w:rsidRPr="00790180" w:rsidRDefault="00146402" w:rsidP="00113D81">
      <w:pPr>
        <w:pStyle w:val="ListParagraph"/>
        <w:numPr>
          <w:ilvl w:val="0"/>
          <w:numId w:val="25"/>
        </w:numPr>
        <w:rPr>
          <w:i/>
        </w:rPr>
      </w:pPr>
      <w:r w:rsidRPr="00790180">
        <w:rPr>
          <w:i/>
        </w:rPr>
        <w:t>Fortnite</w:t>
      </w:r>
      <w:r w:rsidR="000D3375">
        <w:rPr>
          <w:i/>
        </w:rPr>
        <w:t>:</w:t>
      </w:r>
      <w:r w:rsidRPr="00790180">
        <w:rPr>
          <w:i/>
        </w:rPr>
        <w:t xml:space="preserve"> Battle Royale</w:t>
      </w:r>
    </w:p>
    <w:p w14:paraId="38877BE5" w14:textId="7DCB32CB" w:rsidR="00113D81" w:rsidRDefault="00113D81" w:rsidP="00234B9F">
      <w:r w:rsidRPr="00E24B91">
        <w:rPr>
          <w:b/>
        </w:rPr>
        <w:t>Student Task:</w:t>
      </w:r>
      <w:r>
        <w:rPr>
          <w:b/>
        </w:rPr>
        <w:t xml:space="preserve"> </w:t>
      </w:r>
      <w:r w:rsidR="00E46152">
        <w:t>Form into groups and discuss the design aspects of your assigned level.</w:t>
      </w:r>
      <w:r w:rsidR="00E46152" w:rsidRPr="00E46152">
        <w:t xml:space="preserve"> </w:t>
      </w:r>
      <w:r w:rsidR="00E46152">
        <w:t xml:space="preserve">Summarize your findings in </w:t>
      </w:r>
      <w:r w:rsidR="00EB5C7F">
        <w:t>the activity sheet</w:t>
      </w:r>
      <w:r w:rsidR="00E46152">
        <w:t>.</w:t>
      </w:r>
    </w:p>
    <w:p w14:paraId="40A8DAA1" w14:textId="77777777" w:rsidR="00E77A06" w:rsidRDefault="00E77A06">
      <w:pPr>
        <w:rPr>
          <w:b/>
        </w:rPr>
      </w:pPr>
      <w:r>
        <w:rPr>
          <w:b/>
        </w:rPr>
        <w:br w:type="page"/>
      </w:r>
    </w:p>
    <w:p w14:paraId="28D8358C" w14:textId="21709076" w:rsidR="00E77A06" w:rsidRPr="009715BD" w:rsidRDefault="00E77A06" w:rsidP="00790180">
      <w:pPr>
        <w:rPr>
          <w:szCs w:val="32"/>
        </w:rPr>
      </w:pPr>
      <w:r w:rsidRPr="00790180">
        <w:rPr>
          <w:rFonts w:asciiTheme="majorHAnsi" w:hAnsiTheme="majorHAnsi"/>
          <w:sz w:val="32"/>
          <w:szCs w:val="32"/>
        </w:rPr>
        <w:lastRenderedPageBreak/>
        <w:t>Activity Sheet</w:t>
      </w:r>
      <w:r w:rsidR="000D5520" w:rsidRPr="00790180">
        <w:rPr>
          <w:rFonts w:asciiTheme="majorHAnsi" w:hAnsiTheme="majorHAnsi"/>
          <w:sz w:val="32"/>
          <w:szCs w:val="32"/>
        </w:rPr>
        <w:t xml:space="preserve"> 4A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E77A06" w14:paraId="2C44D444" w14:textId="77777777" w:rsidTr="00AE287F">
        <w:tc>
          <w:tcPr>
            <w:tcW w:w="985" w:type="dxa"/>
          </w:tcPr>
          <w:p w14:paraId="098AF449" w14:textId="77777777" w:rsidR="00E77A06" w:rsidRDefault="00E77A06" w:rsidP="00AE287F">
            <w:r>
              <w:t>Name:</w:t>
            </w:r>
          </w:p>
        </w:tc>
        <w:tc>
          <w:tcPr>
            <w:tcW w:w="5310" w:type="dxa"/>
            <w:tcBorders>
              <w:bottom w:val="single" w:sz="4" w:space="0" w:color="auto"/>
            </w:tcBorders>
          </w:tcPr>
          <w:p w14:paraId="32CA3F61" w14:textId="77777777" w:rsidR="00E77A06" w:rsidRDefault="00E77A06" w:rsidP="00AE287F"/>
        </w:tc>
        <w:tc>
          <w:tcPr>
            <w:tcW w:w="717" w:type="dxa"/>
          </w:tcPr>
          <w:p w14:paraId="13EE422F" w14:textId="77777777" w:rsidR="00E77A06" w:rsidRDefault="00E77A06" w:rsidP="00AE287F">
            <w:r>
              <w:t>Date:</w:t>
            </w:r>
          </w:p>
        </w:tc>
        <w:tc>
          <w:tcPr>
            <w:tcW w:w="2338" w:type="dxa"/>
            <w:tcBorders>
              <w:bottom w:val="single" w:sz="4" w:space="0" w:color="auto"/>
            </w:tcBorders>
          </w:tcPr>
          <w:p w14:paraId="366DC5AA" w14:textId="77777777" w:rsidR="00E77A06" w:rsidRDefault="00E77A06" w:rsidP="00AE287F"/>
        </w:tc>
      </w:tr>
    </w:tbl>
    <w:p w14:paraId="678FEF72" w14:textId="77777777" w:rsidR="00E77A06" w:rsidRDefault="00E77A06" w:rsidP="00E77A06">
      <w:pPr>
        <w:rPr>
          <w:highlight w:val="yellow"/>
        </w:rPr>
      </w:pPr>
    </w:p>
    <w:p w14:paraId="4D3BEE63" w14:textId="219680FD" w:rsidR="00E77A06" w:rsidRDefault="00E77A06" w:rsidP="00C55ABB">
      <w:pPr>
        <w:rPr>
          <w:rFonts w:asciiTheme="majorHAnsi" w:hAnsiTheme="majorHAnsi" w:cstheme="majorHAnsi"/>
          <w:sz w:val="28"/>
        </w:rPr>
      </w:pPr>
      <w:r w:rsidRPr="00C55ABB">
        <w:rPr>
          <w:rFonts w:asciiTheme="majorHAnsi" w:hAnsiTheme="majorHAnsi" w:cstheme="majorHAnsi"/>
          <w:sz w:val="28"/>
        </w:rPr>
        <w:t xml:space="preserve">Level </w:t>
      </w:r>
      <w:r w:rsidR="00E45A92">
        <w:rPr>
          <w:rFonts w:asciiTheme="majorHAnsi" w:hAnsiTheme="majorHAnsi" w:cstheme="majorHAnsi"/>
          <w:sz w:val="28"/>
        </w:rPr>
        <w:t>A</w:t>
      </w:r>
      <w:r w:rsidRPr="00C55ABB">
        <w:rPr>
          <w:rFonts w:asciiTheme="majorHAnsi" w:hAnsiTheme="majorHAnsi" w:cstheme="majorHAnsi"/>
          <w:sz w:val="28"/>
        </w:rPr>
        <w:t xml:space="preserve">nalysis (Summarize your findings </w:t>
      </w:r>
      <w:r w:rsidR="00E45A92">
        <w:rPr>
          <w:rFonts w:asciiTheme="majorHAnsi" w:hAnsiTheme="majorHAnsi" w:cstheme="majorHAnsi"/>
          <w:sz w:val="28"/>
        </w:rPr>
        <w:t xml:space="preserve">in the space </w:t>
      </w:r>
      <w:r w:rsidRPr="00C55ABB">
        <w:rPr>
          <w:rFonts w:asciiTheme="majorHAnsi" w:hAnsiTheme="majorHAnsi" w:cstheme="majorHAnsi"/>
          <w:sz w:val="28"/>
        </w:rPr>
        <w:t>below</w:t>
      </w:r>
      <w:r w:rsidR="00E45A92">
        <w:rPr>
          <w:rFonts w:asciiTheme="majorHAnsi" w:hAnsiTheme="majorHAnsi" w:cstheme="majorHAnsi"/>
          <w:sz w:val="28"/>
        </w:rPr>
        <w:t>.</w:t>
      </w:r>
      <w:r w:rsidRPr="00C55ABB">
        <w:rPr>
          <w:rFonts w:asciiTheme="majorHAnsi" w:hAnsiTheme="majorHAnsi" w:cstheme="majorHAnsi"/>
          <w:sz w:val="28"/>
        </w:rPr>
        <w:t>)</w:t>
      </w:r>
    </w:p>
    <w:p w14:paraId="68F8143C" w14:textId="77777777" w:rsidR="00A42818" w:rsidRPr="00A67F08" w:rsidRDefault="00A42818" w:rsidP="00A42818">
      <w:r w:rsidRPr="00A67F08">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548826" w14:textId="77777777" w:rsidR="00A42818" w:rsidRPr="00C55ABB" w:rsidRDefault="00A42818" w:rsidP="00C55ABB">
      <w:pPr>
        <w:rPr>
          <w:rFonts w:asciiTheme="majorHAnsi" w:hAnsiTheme="majorHAnsi" w:cstheme="majorHAnsi"/>
          <w:sz w:val="28"/>
        </w:rPr>
      </w:pPr>
    </w:p>
    <w:p w14:paraId="0F35182C" w14:textId="77777777" w:rsidR="00EF748D" w:rsidRPr="00E77A06" w:rsidRDefault="00E77A06" w:rsidP="00EF748D">
      <w:pPr>
        <w:rPr>
          <w:rFonts w:asciiTheme="majorHAnsi" w:eastAsiaTheme="majorEastAsia" w:hAnsiTheme="majorHAnsi" w:cstheme="majorBidi"/>
          <w:color w:val="767171" w:themeColor="background2" w:themeShade="80"/>
          <w:sz w:val="28"/>
          <w:szCs w:val="24"/>
        </w:rPr>
      </w:pPr>
      <w:r>
        <w:br w:type="page"/>
      </w:r>
    </w:p>
    <w:p w14:paraId="581B0984" w14:textId="6F3FD5FF" w:rsidR="009054F9" w:rsidRDefault="009054F9" w:rsidP="00902B5D">
      <w:pPr>
        <w:pStyle w:val="Heading2"/>
      </w:pPr>
      <w:bookmarkStart w:id="34" w:name="_Toc508201307"/>
      <w:r>
        <w:lastRenderedPageBreak/>
        <w:t xml:space="preserve">Exercise </w:t>
      </w:r>
      <w:r w:rsidR="00E30FB3">
        <w:t>4B</w:t>
      </w:r>
      <w:r w:rsidR="007C6E2E">
        <w:t>:</w:t>
      </w:r>
      <w:r w:rsidR="00E30FB3">
        <w:t xml:space="preserve"> Craft</w:t>
      </w:r>
      <w:r w:rsidR="007C6E2E">
        <w:t>ing</w:t>
      </w:r>
      <w:r w:rsidR="00E30FB3">
        <w:t xml:space="preserve"> a Level (White-</w:t>
      </w:r>
      <w:r w:rsidR="007C6E2E">
        <w:t>R</w:t>
      </w:r>
      <w:r w:rsidR="00E30FB3">
        <w:t>ooming)</w:t>
      </w:r>
      <w:bookmarkEnd w:id="34"/>
    </w:p>
    <w:p w14:paraId="2048E3BA" w14:textId="518B1787" w:rsidR="00E30FB3" w:rsidRDefault="00E30FB3" w:rsidP="00E30FB3">
      <w:r w:rsidRPr="00C55ABB">
        <w:rPr>
          <w:b/>
        </w:rPr>
        <w:t>Deliverable</w:t>
      </w:r>
      <w:r w:rsidR="00C55ABB" w:rsidRPr="00C55ABB">
        <w:rPr>
          <w:b/>
        </w:rPr>
        <w:t>s</w:t>
      </w:r>
      <w:r w:rsidRPr="00C55ABB">
        <w:rPr>
          <w:b/>
        </w:rPr>
        <w:t>:</w:t>
      </w:r>
      <w:r>
        <w:t xml:space="preserve"> UMAP file, Design </w:t>
      </w:r>
      <w:r w:rsidR="007C6E2E">
        <w:t>b</w:t>
      </w:r>
      <w:r>
        <w:t>reakdown</w:t>
      </w:r>
      <w:r w:rsidR="00FA3EB0">
        <w:t xml:space="preserve"> </w:t>
      </w:r>
      <w:r>
        <w:t>(</w:t>
      </w:r>
      <w:r w:rsidR="007C6E2E">
        <w:t>a</w:t>
      </w:r>
      <w:r>
        <w:t xml:space="preserve">ctivity </w:t>
      </w:r>
      <w:r w:rsidR="007C6E2E">
        <w:t>s</w:t>
      </w:r>
      <w:r>
        <w:t>heet</w:t>
      </w:r>
      <w:r w:rsidR="007C6E2E">
        <w:t>; see below</w:t>
      </w:r>
      <w:r>
        <w:t>)</w:t>
      </w:r>
    </w:p>
    <w:p w14:paraId="275507BA" w14:textId="77777777" w:rsidR="00E24B91" w:rsidRDefault="00E24B91" w:rsidP="009054F9">
      <w:r w:rsidRPr="00E24B91">
        <w:rPr>
          <w:b/>
        </w:rPr>
        <w:t>Instructor Task:</w:t>
      </w:r>
      <w:r>
        <w:t xml:space="preserve"> </w:t>
      </w:r>
      <w:r w:rsidR="00E30FB3">
        <w:t>Have the students produce a unique map for the Stealth Game. They will need to provide reasoning to justify their design choices.</w:t>
      </w:r>
    </w:p>
    <w:p w14:paraId="0416240B" w14:textId="75698221" w:rsidR="0097215D" w:rsidRDefault="00E24B91" w:rsidP="009054F9">
      <w:r w:rsidRPr="00E24B91">
        <w:rPr>
          <w:b/>
        </w:rPr>
        <w:t>Student Task:</w:t>
      </w:r>
      <w:r>
        <w:rPr>
          <w:b/>
        </w:rPr>
        <w:t xml:space="preserve"> </w:t>
      </w:r>
      <w:r w:rsidR="00E30FB3">
        <w:t xml:space="preserve">Design and </w:t>
      </w:r>
      <w:r w:rsidR="00C55ABB">
        <w:t>c</w:t>
      </w:r>
      <w:r w:rsidR="00E30FB3">
        <w:t>reate</w:t>
      </w:r>
      <w:r>
        <w:t xml:space="preserve"> a new </w:t>
      </w:r>
      <w:r w:rsidR="00E30FB3">
        <w:t>map for the Stealth Game.</w:t>
      </w:r>
    </w:p>
    <w:p w14:paraId="607179AF" w14:textId="05486914" w:rsidR="00C556DE" w:rsidRDefault="00C556DE" w:rsidP="008C12BE">
      <w:r>
        <w:rPr>
          <w:noProof/>
        </w:rPr>
        <w:drawing>
          <wp:inline distT="0" distB="0" distL="0" distR="0" wp14:anchorId="36C6ABB1" wp14:editId="45F3DEEF">
            <wp:extent cx="2457450" cy="1425017"/>
            <wp:effectExtent l="76200" t="76200" r="133350"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VisEditor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0814" cy="1455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56178C" w14:textId="77777777" w:rsidR="009054F9" w:rsidRPr="006315BE" w:rsidRDefault="009054F9" w:rsidP="009054F9">
      <w:pPr>
        <w:rPr>
          <w:b/>
        </w:rPr>
      </w:pPr>
      <w:r w:rsidRPr="006315BE">
        <w:rPr>
          <w:b/>
        </w:rPr>
        <w:t>Directions</w:t>
      </w:r>
    </w:p>
    <w:p w14:paraId="0DD2420F" w14:textId="3BE94F66" w:rsidR="00234B9F" w:rsidRDefault="00C556DE" w:rsidP="00234B9F">
      <w:pPr>
        <w:pStyle w:val="ListParagraph"/>
        <w:numPr>
          <w:ilvl w:val="0"/>
          <w:numId w:val="16"/>
        </w:numPr>
      </w:pPr>
      <w:r>
        <w:t xml:space="preserve">Download </w:t>
      </w:r>
      <w:r w:rsidR="0097215D">
        <w:t xml:space="preserve">the </w:t>
      </w:r>
      <w:r w:rsidR="00E30FB3">
        <w:t xml:space="preserve">Stealth Game example </w:t>
      </w:r>
      <w:del w:id="35" w:author="Tom Shannon" w:date="2018-04-17T16:12:00Z">
        <w:r w:rsidR="00110CDF" w:rsidDel="00472D69">
          <w:delText xml:space="preserve">from </w:delText>
        </w:r>
        <w:r w:rsidR="00110CDF" w:rsidRPr="00790180" w:rsidDel="00472D69">
          <w:rPr>
            <w:b/>
            <w:highlight w:val="yellow"/>
          </w:rPr>
          <w:delText>[MELANIE LINK TO THE STEALTH PROJECT HERE PLEASE!]</w:delText>
        </w:r>
      </w:del>
      <w:ins w:id="36" w:author="Tom Shannon" w:date="2018-04-17T16:12:00Z">
        <w:r w:rsidR="00472D69">
          <w:t>from the Marketplace. See the instructions above for more information</w:t>
        </w:r>
      </w:ins>
      <w:r w:rsidR="00C93F6D">
        <w:rPr>
          <w:b/>
        </w:rPr>
        <w:t>.</w:t>
      </w:r>
    </w:p>
    <w:p w14:paraId="563CF803" w14:textId="2728EDDA" w:rsidR="0097215D" w:rsidRDefault="000102BA" w:rsidP="0097215D">
      <w:pPr>
        <w:pStyle w:val="ListParagraph"/>
        <w:numPr>
          <w:ilvl w:val="0"/>
          <w:numId w:val="16"/>
        </w:numPr>
      </w:pPr>
      <w:r>
        <w:t xml:space="preserve">Once loaded, play through the example (in </w:t>
      </w:r>
      <w:r w:rsidR="00B84BCE">
        <w:t xml:space="preserve">the </w:t>
      </w:r>
      <w:r>
        <w:t>editor) a few times, making sure to thoroughly explore the map.</w:t>
      </w:r>
    </w:p>
    <w:p w14:paraId="7C037EA0" w14:textId="669F5A9B" w:rsidR="00234B9F" w:rsidRDefault="000102BA" w:rsidP="00234B9F">
      <w:pPr>
        <w:pStyle w:val="ListParagraph"/>
        <w:numPr>
          <w:ilvl w:val="0"/>
          <w:numId w:val="16"/>
        </w:numPr>
      </w:pPr>
      <w:r>
        <w:t xml:space="preserve">Think about the layout and the game mechanics present in </w:t>
      </w:r>
      <w:r w:rsidR="00B84BCE">
        <w:t xml:space="preserve">the </w:t>
      </w:r>
      <w:r>
        <w:t>Stealth Game</w:t>
      </w:r>
      <w:r w:rsidR="0097215D">
        <w:t>.</w:t>
      </w:r>
      <w:r>
        <w:t xml:space="preserve"> What kind of relationship exists between them?</w:t>
      </w:r>
    </w:p>
    <w:p w14:paraId="2D1DC3C7" w14:textId="77777777" w:rsidR="000102BA" w:rsidRDefault="000102BA" w:rsidP="00234B9F">
      <w:pPr>
        <w:pStyle w:val="ListParagraph"/>
        <w:numPr>
          <w:ilvl w:val="0"/>
          <w:numId w:val="16"/>
        </w:numPr>
      </w:pPr>
      <w:r>
        <w:t>Sketch out your own level on the provided sheet.</w:t>
      </w:r>
    </w:p>
    <w:p w14:paraId="69EC6250" w14:textId="25B0B584" w:rsidR="00E24B91" w:rsidRDefault="00FA3EB0" w:rsidP="00234B9F">
      <w:pPr>
        <w:pStyle w:val="ListParagraph"/>
        <w:numPr>
          <w:ilvl w:val="0"/>
          <w:numId w:val="16"/>
        </w:numPr>
      </w:pPr>
      <w:r>
        <w:t xml:space="preserve">Create a new Level asset and save it into the maps folder using the following naming convention: </w:t>
      </w:r>
      <w:r w:rsidR="008B19EE">
        <w:t>“</w:t>
      </w:r>
      <w:r w:rsidR="00B84BCE">
        <w:rPr>
          <w:i/>
        </w:rPr>
        <w:t>your</w:t>
      </w:r>
      <w:r w:rsidRPr="00FA3EB0">
        <w:rPr>
          <w:i/>
        </w:rPr>
        <w:t>name</w:t>
      </w:r>
      <w:r>
        <w:t>_SGMap</w:t>
      </w:r>
      <w:r w:rsidR="00B84BCE">
        <w:t>”</w:t>
      </w:r>
      <w:r w:rsidR="008B19EE">
        <w:t>.</w:t>
      </w:r>
    </w:p>
    <w:p w14:paraId="2C8479AB" w14:textId="77777777" w:rsidR="00FA3EB0" w:rsidRDefault="00FA3EB0" w:rsidP="00234B9F">
      <w:pPr>
        <w:pStyle w:val="ListParagraph"/>
        <w:numPr>
          <w:ilvl w:val="0"/>
          <w:numId w:val="16"/>
        </w:numPr>
      </w:pPr>
      <w:r>
        <w:t>Block out your design using BSP and simple static mesh primitives.</w:t>
      </w:r>
    </w:p>
    <w:p w14:paraId="713C7075" w14:textId="4C0B8D27" w:rsidR="00FA3EB0" w:rsidRDefault="00B84BCE" w:rsidP="00234B9F">
      <w:pPr>
        <w:pStyle w:val="ListParagraph"/>
        <w:numPr>
          <w:ilvl w:val="0"/>
          <w:numId w:val="16"/>
        </w:numPr>
      </w:pPr>
      <w:r>
        <w:t>Do</w:t>
      </w:r>
      <w:r w:rsidR="00EF3F76">
        <w:t xml:space="preserve"> the following to your map:</w:t>
      </w:r>
    </w:p>
    <w:p w14:paraId="67D546E5" w14:textId="7232E276" w:rsidR="00EF3F76" w:rsidRDefault="00B84BCE" w:rsidP="00B84BCE">
      <w:pPr>
        <w:pStyle w:val="ListParagraph"/>
        <w:numPr>
          <w:ilvl w:val="1"/>
          <w:numId w:val="16"/>
        </w:numPr>
      </w:pPr>
      <w:r>
        <w:t xml:space="preserve">Add </w:t>
      </w:r>
      <w:r w:rsidR="00EF3F76">
        <w:t>Nav Mesh Bounds Volume (</w:t>
      </w:r>
      <w:r>
        <w:t>t</w:t>
      </w:r>
      <w:r w:rsidR="00EF3F76">
        <w:t>o allow the AI to navigate)</w:t>
      </w:r>
      <w:r>
        <w:t>.</w:t>
      </w:r>
    </w:p>
    <w:p w14:paraId="6651402F" w14:textId="0502E31F" w:rsidR="00EF3F76" w:rsidRDefault="00B84BCE" w:rsidP="00EF3F76">
      <w:pPr>
        <w:pStyle w:val="ListParagraph"/>
        <w:numPr>
          <w:ilvl w:val="1"/>
          <w:numId w:val="16"/>
        </w:numPr>
      </w:pPr>
      <w:r>
        <w:t xml:space="preserve">Add </w:t>
      </w:r>
      <w:r w:rsidR="00EF3F76">
        <w:t>SGPawnBase for any guards you want to add</w:t>
      </w:r>
      <w:r>
        <w:t>.</w:t>
      </w:r>
      <w:r w:rsidR="00EF3F76">
        <w:t xml:space="preserve"> (If you would like them to patrol</w:t>
      </w:r>
      <w:r w:rsidR="00356D58">
        <w:t>,</w:t>
      </w:r>
      <w:r w:rsidR="00EF3F76">
        <w:t xml:space="preserve"> add a patrol component and pathing points</w:t>
      </w:r>
      <w:r>
        <w:t>.</w:t>
      </w:r>
      <w:r w:rsidR="00EF3F76">
        <w:t>)</w:t>
      </w:r>
    </w:p>
    <w:p w14:paraId="4A6D2F70" w14:textId="57182711" w:rsidR="00EF3F76" w:rsidRDefault="00EF3F76" w:rsidP="00EF3F76">
      <w:pPr>
        <w:pStyle w:val="ListParagraph"/>
        <w:numPr>
          <w:ilvl w:val="1"/>
          <w:numId w:val="16"/>
        </w:numPr>
      </w:pPr>
      <w:r>
        <w:t>Add an SG Exit Actor</w:t>
      </w:r>
      <w:r w:rsidR="0002740F">
        <w:t xml:space="preserve"> (for the player to escape to)</w:t>
      </w:r>
      <w:r w:rsidR="00B84BCE">
        <w:t>.</w:t>
      </w:r>
    </w:p>
    <w:p w14:paraId="7999D3FA" w14:textId="549FA877" w:rsidR="00EF3F76" w:rsidRDefault="00EF3F76" w:rsidP="00EF3F76">
      <w:pPr>
        <w:pStyle w:val="ListParagraph"/>
        <w:numPr>
          <w:ilvl w:val="1"/>
          <w:numId w:val="16"/>
        </w:numPr>
      </w:pPr>
      <w:r>
        <w:t>Add Player Starts for where the player will spawn</w:t>
      </w:r>
      <w:r w:rsidR="00B84BCE">
        <w:t>.</w:t>
      </w:r>
    </w:p>
    <w:p w14:paraId="6F5E9796" w14:textId="0C0ECFA6" w:rsidR="00EF3F76" w:rsidRDefault="00EF3F76" w:rsidP="00EF3F76">
      <w:pPr>
        <w:pStyle w:val="ListParagraph"/>
        <w:numPr>
          <w:ilvl w:val="1"/>
          <w:numId w:val="16"/>
        </w:numPr>
      </w:pPr>
      <w:r>
        <w:t>Set the GameMode to SGGameMode in the World Setting GameMode Override</w:t>
      </w:r>
      <w:r w:rsidR="00B84BCE">
        <w:t>.</w:t>
      </w:r>
    </w:p>
    <w:p w14:paraId="1C111830" w14:textId="73FA0CDA" w:rsidR="0002740F" w:rsidRPr="00EF3F76" w:rsidRDefault="0002740F" w:rsidP="00EF3F76">
      <w:pPr>
        <w:pStyle w:val="ListParagraph"/>
        <w:numPr>
          <w:ilvl w:val="1"/>
          <w:numId w:val="16"/>
        </w:numPr>
      </w:pPr>
      <w:r>
        <w:t>Add SG Collectables to open up the exit when you’re done.</w:t>
      </w:r>
    </w:p>
    <w:p w14:paraId="36B32274" w14:textId="77777777" w:rsidR="00FA3EB0" w:rsidRDefault="00FA3EB0" w:rsidP="00234B9F">
      <w:pPr>
        <w:pStyle w:val="ListParagraph"/>
        <w:numPr>
          <w:ilvl w:val="0"/>
          <w:numId w:val="16"/>
        </w:numPr>
      </w:pPr>
      <w:r>
        <w:t xml:space="preserve">Have other members of the group try your map. Make </w:t>
      </w:r>
      <w:r w:rsidR="00E77A06">
        <w:t xml:space="preserve">a </w:t>
      </w:r>
      <w:r>
        <w:t xml:space="preserve">note of any feedback </w:t>
      </w:r>
      <w:r w:rsidR="00E77A06">
        <w:t>on the provided activity sheet.</w:t>
      </w:r>
    </w:p>
    <w:p w14:paraId="113D8FFD" w14:textId="003CEA37" w:rsidR="00FA3EB0" w:rsidRPr="00FA3EB0" w:rsidRDefault="00FA3EB0" w:rsidP="00234B9F">
      <w:pPr>
        <w:pStyle w:val="ListParagraph"/>
        <w:numPr>
          <w:ilvl w:val="0"/>
          <w:numId w:val="16"/>
        </w:numPr>
        <w:rPr>
          <w:i/>
        </w:rPr>
      </w:pPr>
      <w:r>
        <w:t xml:space="preserve">Save your files into a zipped folder with the following naming convention: </w:t>
      </w:r>
      <w:r w:rsidR="004B6832">
        <w:t>“</w:t>
      </w:r>
      <w:r w:rsidR="004B6832">
        <w:rPr>
          <w:i/>
        </w:rPr>
        <w:t>your</w:t>
      </w:r>
      <w:r w:rsidRPr="00FA3EB0">
        <w:rPr>
          <w:i/>
        </w:rPr>
        <w:t>name</w:t>
      </w:r>
      <w:r>
        <w:rPr>
          <w:i/>
        </w:rPr>
        <w:t>_</w:t>
      </w:r>
      <w:r w:rsidR="008C12BE">
        <w:t>EX4B.zip</w:t>
      </w:r>
      <w:r w:rsidR="004B6832">
        <w:t>”</w:t>
      </w:r>
      <w:r w:rsidR="008B19EE">
        <w:t>.</w:t>
      </w:r>
    </w:p>
    <w:p w14:paraId="01C99A35" w14:textId="2F5AC3F0" w:rsidR="008C12BE" w:rsidRPr="009715BD" w:rsidRDefault="008C12BE" w:rsidP="00790180">
      <w:pPr>
        <w:rPr>
          <w:szCs w:val="32"/>
        </w:rPr>
      </w:pPr>
      <w:bookmarkStart w:id="37" w:name="_Hlk490418238"/>
      <w:r w:rsidRPr="00790180">
        <w:rPr>
          <w:rFonts w:asciiTheme="majorHAnsi" w:hAnsiTheme="majorHAnsi"/>
          <w:sz w:val="32"/>
          <w:szCs w:val="32"/>
        </w:rPr>
        <w:t>Activity Sheet</w:t>
      </w:r>
      <w:r w:rsidR="000D5520" w:rsidRPr="00790180">
        <w:rPr>
          <w:rFonts w:asciiTheme="majorHAnsi" w:hAnsiTheme="majorHAnsi"/>
          <w:sz w:val="32"/>
          <w:szCs w:val="32"/>
        </w:rPr>
        <w:t xml:space="preserve"> 4B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
        <w:gridCol w:w="4384"/>
        <w:gridCol w:w="714"/>
        <w:gridCol w:w="1953"/>
      </w:tblGrid>
      <w:tr w:rsidR="00472D69" w14:paraId="1C0E8DD6" w14:textId="77777777" w:rsidTr="00AE287F">
        <w:tc>
          <w:tcPr>
            <w:tcW w:w="985" w:type="dxa"/>
          </w:tcPr>
          <w:p w14:paraId="2E2D86B2" w14:textId="77777777" w:rsidR="008C12BE" w:rsidRDefault="008C12BE" w:rsidP="00AE287F">
            <w:r>
              <w:t>Name:</w:t>
            </w:r>
          </w:p>
        </w:tc>
        <w:tc>
          <w:tcPr>
            <w:tcW w:w="5310" w:type="dxa"/>
            <w:tcBorders>
              <w:bottom w:val="single" w:sz="4" w:space="0" w:color="auto"/>
            </w:tcBorders>
          </w:tcPr>
          <w:p w14:paraId="23953149" w14:textId="77777777" w:rsidR="008C12BE" w:rsidRDefault="008C12BE" w:rsidP="00AE287F"/>
        </w:tc>
        <w:tc>
          <w:tcPr>
            <w:tcW w:w="717" w:type="dxa"/>
          </w:tcPr>
          <w:p w14:paraId="2D90871A" w14:textId="77777777" w:rsidR="008C12BE" w:rsidRDefault="008C12BE" w:rsidP="00AE287F">
            <w:r>
              <w:t>Date:</w:t>
            </w:r>
          </w:p>
        </w:tc>
        <w:tc>
          <w:tcPr>
            <w:tcW w:w="2338" w:type="dxa"/>
            <w:tcBorders>
              <w:bottom w:val="single" w:sz="4" w:space="0" w:color="auto"/>
            </w:tcBorders>
          </w:tcPr>
          <w:p w14:paraId="1C9BB229" w14:textId="77777777" w:rsidR="008C12BE" w:rsidRDefault="008C12BE" w:rsidP="00AE287F"/>
        </w:tc>
      </w:tr>
    </w:tbl>
    <w:p w14:paraId="75641465" w14:textId="77777777" w:rsidR="008C12BE" w:rsidRDefault="008C12BE">
      <w:pPr>
        <w:rPr>
          <w:highlight w:val="yellow"/>
        </w:rPr>
      </w:pPr>
    </w:p>
    <w:p w14:paraId="1938EEA2" w14:textId="1FB7F55F" w:rsidR="008C12BE" w:rsidRPr="00C55ABB" w:rsidRDefault="008C12BE" w:rsidP="00C55ABB">
      <w:pPr>
        <w:rPr>
          <w:rFonts w:asciiTheme="majorHAnsi" w:hAnsiTheme="majorHAnsi" w:cstheme="majorHAnsi"/>
          <w:sz w:val="28"/>
        </w:rPr>
      </w:pPr>
      <w:r w:rsidRPr="00C55ABB">
        <w:rPr>
          <w:rFonts w:asciiTheme="majorHAnsi" w:hAnsiTheme="majorHAnsi" w:cstheme="majorHAnsi"/>
          <w:sz w:val="28"/>
        </w:rPr>
        <w:t>Level Design (Sketch out your design ideas below</w:t>
      </w:r>
      <w:r w:rsidR="00ED283C">
        <w:rPr>
          <w:rFonts w:asciiTheme="majorHAnsi" w:hAnsiTheme="majorHAnsi" w:cstheme="majorHAnsi"/>
          <w:sz w:val="28"/>
        </w:rPr>
        <w:t>.</w:t>
      </w:r>
      <w:r w:rsidRPr="00C55ABB">
        <w:rPr>
          <w:rFonts w:asciiTheme="majorHAnsi" w:hAnsiTheme="majorHAnsi" w:cstheme="majorHAnsi"/>
          <w:sz w:val="28"/>
        </w:rPr>
        <w:t>)</w:t>
      </w:r>
    </w:p>
    <w:p w14:paraId="5BC53B6B" w14:textId="4A98EEF2" w:rsidR="008C12BE" w:rsidRPr="000D5520" w:rsidRDefault="008C12BE" w:rsidP="000D5520">
      <w:pPr>
        <w:rPr>
          <w:rFonts w:asciiTheme="majorHAnsi" w:eastAsiaTheme="majorEastAsia" w:hAnsiTheme="majorHAnsi" w:cstheme="majorBidi"/>
          <w:color w:val="767171" w:themeColor="background2" w:themeShade="80"/>
          <w:sz w:val="28"/>
          <w:szCs w:val="24"/>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8C12BE" w14:paraId="79943C53" w14:textId="77777777" w:rsidTr="00AE287F">
        <w:tc>
          <w:tcPr>
            <w:tcW w:w="985" w:type="dxa"/>
          </w:tcPr>
          <w:bookmarkEnd w:id="37"/>
          <w:p w14:paraId="38856B90" w14:textId="77777777" w:rsidR="008C12BE" w:rsidRDefault="008C12BE" w:rsidP="00AE287F">
            <w:r>
              <w:lastRenderedPageBreak/>
              <w:t>Name:</w:t>
            </w:r>
          </w:p>
        </w:tc>
        <w:tc>
          <w:tcPr>
            <w:tcW w:w="5310" w:type="dxa"/>
            <w:tcBorders>
              <w:bottom w:val="single" w:sz="4" w:space="0" w:color="auto"/>
            </w:tcBorders>
          </w:tcPr>
          <w:p w14:paraId="717C382B" w14:textId="77777777" w:rsidR="008C12BE" w:rsidRDefault="008C12BE" w:rsidP="00AE287F"/>
        </w:tc>
        <w:tc>
          <w:tcPr>
            <w:tcW w:w="717" w:type="dxa"/>
          </w:tcPr>
          <w:p w14:paraId="4583C70D" w14:textId="77777777" w:rsidR="008C12BE" w:rsidRDefault="008C12BE" w:rsidP="00AE287F">
            <w:r>
              <w:t>Date:</w:t>
            </w:r>
          </w:p>
        </w:tc>
        <w:tc>
          <w:tcPr>
            <w:tcW w:w="2338" w:type="dxa"/>
            <w:tcBorders>
              <w:bottom w:val="single" w:sz="4" w:space="0" w:color="auto"/>
            </w:tcBorders>
          </w:tcPr>
          <w:p w14:paraId="6B781A42" w14:textId="77777777" w:rsidR="008C12BE" w:rsidRDefault="008C12BE" w:rsidP="00AE287F"/>
        </w:tc>
      </w:tr>
    </w:tbl>
    <w:p w14:paraId="46DB4126" w14:textId="77777777" w:rsidR="008C12BE" w:rsidRDefault="008C12BE" w:rsidP="008C12BE">
      <w:pPr>
        <w:rPr>
          <w:highlight w:val="yellow"/>
        </w:rPr>
      </w:pPr>
    </w:p>
    <w:p w14:paraId="34087832" w14:textId="220BFDCF" w:rsidR="008C12BE" w:rsidRPr="00C55ABB" w:rsidRDefault="008C12BE" w:rsidP="00C55ABB">
      <w:pPr>
        <w:rPr>
          <w:rFonts w:asciiTheme="majorHAnsi" w:hAnsiTheme="majorHAnsi" w:cstheme="majorHAnsi"/>
          <w:sz w:val="28"/>
        </w:rPr>
      </w:pPr>
      <w:r w:rsidRPr="00C55ABB">
        <w:rPr>
          <w:rFonts w:asciiTheme="majorHAnsi" w:hAnsiTheme="majorHAnsi" w:cstheme="majorHAnsi"/>
          <w:sz w:val="28"/>
        </w:rPr>
        <w:t>Feedback (Record any feedback in the space below</w:t>
      </w:r>
      <w:r w:rsidR="00252521">
        <w:rPr>
          <w:rFonts w:asciiTheme="majorHAnsi" w:hAnsiTheme="majorHAnsi" w:cstheme="majorHAnsi"/>
          <w:sz w:val="28"/>
        </w:rPr>
        <w:t>.</w:t>
      </w:r>
      <w:r w:rsidRPr="00C55ABB">
        <w:rPr>
          <w:rFonts w:asciiTheme="majorHAnsi" w:hAnsiTheme="majorHAnsi" w:cstheme="majorHAnsi"/>
          <w:sz w:val="28"/>
        </w:rPr>
        <w:t>)</w:t>
      </w:r>
    </w:p>
    <w:p w14:paraId="43F7F83F" w14:textId="77777777" w:rsidR="008C12BE" w:rsidRPr="008C12BE" w:rsidRDefault="008C12BE" w:rsidP="008C12BE">
      <w:pPr>
        <w:rPr>
          <w:color w:val="AEAAAA" w:themeColor="background2" w:themeShade="BF"/>
        </w:rPr>
      </w:pPr>
      <w:bookmarkStart w:id="38" w:name="_Hlk490418308"/>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bookmarkEnd w:id="38"/>
    <w:p w14:paraId="1AFB59D0" w14:textId="77777777" w:rsidR="007C279A" w:rsidRPr="00E613C0" w:rsidRDefault="007C279A" w:rsidP="008C12BE">
      <w:pPr>
        <w:pStyle w:val="Heading3"/>
      </w:pPr>
    </w:p>
    <w:sectPr w:rsidR="007C279A" w:rsidRPr="00E613C0" w:rsidSect="00E613C0">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00F35" w14:textId="77777777" w:rsidR="00221466" w:rsidRDefault="00221466" w:rsidP="003F1819">
      <w:pPr>
        <w:spacing w:after="0" w:line="240" w:lineRule="auto"/>
      </w:pPr>
      <w:r>
        <w:separator/>
      </w:r>
    </w:p>
  </w:endnote>
  <w:endnote w:type="continuationSeparator" w:id="0">
    <w:p w14:paraId="26826799" w14:textId="77777777" w:rsidR="00221466" w:rsidRDefault="00221466"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urostile Next LT Pro">
    <w:altName w:val="Arial"/>
    <w:charset w:val="00"/>
    <w:family w:val="swiss"/>
    <w:pitch w:val="variable"/>
    <w:sig w:usb0="800000AF" w:usb1="5000204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7525" w14:textId="787E4CDF" w:rsidR="00AE287F" w:rsidRPr="003D6C75" w:rsidRDefault="003D6C75">
    <w:pPr>
      <w:pStyle w:val="Footer"/>
    </w:pPr>
    <w:r w:rsidRPr="00254831">
      <w:rPr>
        <w:rFonts w:asciiTheme="majorHAnsi" w:eastAsiaTheme="majorEastAsia" w:hAnsiTheme="majorHAnsi" w:cstheme="majorBidi"/>
      </w:rPr>
      <w:t xml:space="preserve">pg. </w:t>
    </w:r>
    <w:r w:rsidRPr="00254831">
      <w:rPr>
        <w:rFonts w:eastAsiaTheme="minorEastAsia"/>
      </w:rPr>
      <w:fldChar w:fldCharType="begin"/>
    </w:r>
    <w:r w:rsidRPr="003D6C75">
      <w:instrText xml:space="preserve"> PAGE    \* MERGEFORMAT </w:instrText>
    </w:r>
    <w:r w:rsidRPr="00254831">
      <w:rPr>
        <w:rFonts w:eastAsiaTheme="minorEastAsia"/>
      </w:rPr>
      <w:fldChar w:fldCharType="separate"/>
    </w:r>
    <w:r w:rsidR="004C4171" w:rsidRPr="004C4171">
      <w:rPr>
        <w:rFonts w:asciiTheme="majorHAnsi" w:eastAsiaTheme="majorEastAsia" w:hAnsiTheme="majorHAnsi" w:cstheme="majorBidi"/>
        <w:noProof/>
      </w:rPr>
      <w:t>6</w:t>
    </w:r>
    <w:r w:rsidRPr="00254831">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F1E80" w14:textId="77777777" w:rsidR="00221466" w:rsidRDefault="00221466" w:rsidP="003F1819">
      <w:pPr>
        <w:spacing w:after="0" w:line="240" w:lineRule="auto"/>
      </w:pPr>
      <w:r>
        <w:separator/>
      </w:r>
    </w:p>
  </w:footnote>
  <w:footnote w:type="continuationSeparator" w:id="0">
    <w:p w14:paraId="34F1302C" w14:textId="77777777" w:rsidR="00221466" w:rsidRDefault="00221466"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AB72F" w14:textId="7750F971" w:rsidR="00AE287F" w:rsidRDefault="00221466">
    <w:pPr>
      <w:pStyle w:val="Header"/>
    </w:pPr>
    <w:sdt>
      <w:sdtPr>
        <w:id w:val="-1793973387"/>
        <w:docPartObj>
          <w:docPartGallery w:val="Watermarks"/>
          <w:docPartUnique/>
        </w:docPartObj>
      </w:sdtPr>
      <w:sdtEndPr/>
      <w:sdtContent>
        <w:r w:rsidR="00B14956">
          <w:rPr>
            <w:noProof/>
          </w:rPr>
          <w:drawing>
            <wp:anchor distT="0" distB="0" distL="114300" distR="114300" simplePos="0" relativeHeight="251661312" behindDoc="1" locked="0" layoutInCell="1" allowOverlap="1" wp14:anchorId="74B803D2" wp14:editId="52778F31">
              <wp:simplePos x="0" y="0"/>
              <wp:positionH relativeFrom="margin">
                <wp:posOffset>5059680</wp:posOffset>
              </wp:positionH>
              <wp:positionV relativeFrom="margin">
                <wp:posOffset>7208520</wp:posOffset>
              </wp:positionV>
              <wp:extent cx="1587500" cy="158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AE287F">
      <w:t>Tutorial 04</w:t>
    </w:r>
    <w:r w:rsidR="00AE287F">
      <w:tab/>
    </w:r>
    <w:r w:rsidR="00AE287F">
      <w:tab/>
      <w:t>Level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EF0C1" w14:textId="77777777" w:rsidR="00AE287F" w:rsidRDefault="00AE287F">
    <w:pPr>
      <w:pStyle w:val="Header"/>
    </w:pPr>
    <w:r>
      <w:rPr>
        <w:noProof/>
      </w:rPr>
      <w:drawing>
        <wp:anchor distT="0" distB="0" distL="114300" distR="114300" simplePos="0" relativeHeight="251659264" behindDoc="1" locked="1" layoutInCell="1" allowOverlap="1" wp14:anchorId="6ADFE6B6" wp14:editId="2AA2C7A9">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8DD8" w14:textId="77777777" w:rsidR="00AE287F" w:rsidRDefault="00AE28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33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8B4"/>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1450"/>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7F50DF"/>
    <w:multiLevelType w:val="hybridMultilevel"/>
    <w:tmpl w:val="99A857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BE0B20"/>
    <w:multiLevelType w:val="hybridMultilevel"/>
    <w:tmpl w:val="119C0094"/>
    <w:lvl w:ilvl="0" w:tplc="49024208">
      <w:numFmt w:val="bullet"/>
      <w:lvlText w:val="•"/>
      <w:lvlJc w:val="left"/>
      <w:pPr>
        <w:ind w:left="1440" w:hanging="72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18EF4ED8"/>
    <w:multiLevelType w:val="hybridMultilevel"/>
    <w:tmpl w:val="075E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DB0CAC"/>
    <w:multiLevelType w:val="multilevel"/>
    <w:tmpl w:val="CC4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B3E3F"/>
    <w:multiLevelType w:val="hybridMultilevel"/>
    <w:tmpl w:val="92B0F4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B57AA7"/>
    <w:multiLevelType w:val="hybridMultilevel"/>
    <w:tmpl w:val="BCA6BD04"/>
    <w:lvl w:ilvl="0" w:tplc="4902420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2919A3"/>
    <w:multiLevelType w:val="hybridMultilevel"/>
    <w:tmpl w:val="99A857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B3F55BC"/>
    <w:multiLevelType w:val="multilevel"/>
    <w:tmpl w:val="C1E276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C5C7241"/>
    <w:multiLevelType w:val="hybridMultilevel"/>
    <w:tmpl w:val="9B1AA7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2BAB"/>
    <w:multiLevelType w:val="hybridMultilevel"/>
    <w:tmpl w:val="5B5C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37196"/>
    <w:multiLevelType w:val="hybridMultilevel"/>
    <w:tmpl w:val="A20C4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473CE5"/>
    <w:multiLevelType w:val="hybridMultilevel"/>
    <w:tmpl w:val="AE1AA7AE"/>
    <w:lvl w:ilvl="0" w:tplc="30FC884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9F6714"/>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180DED"/>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42839D7"/>
    <w:multiLevelType w:val="hybridMultilevel"/>
    <w:tmpl w:val="83FA89B2"/>
    <w:lvl w:ilvl="0" w:tplc="5F664D08">
      <w:start w:val="1"/>
      <w:numFmt w:val="bullet"/>
      <w:lvlText w:val=""/>
      <w:lvlJc w:val="left"/>
      <w:pPr>
        <w:ind w:left="72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58335CF5"/>
    <w:multiLevelType w:val="hybridMultilevel"/>
    <w:tmpl w:val="CB3C688E"/>
    <w:lvl w:ilvl="0" w:tplc="4902420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A4421C1"/>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05A93"/>
    <w:multiLevelType w:val="hybridMultilevel"/>
    <w:tmpl w:val="22B4D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FE04EA5"/>
    <w:multiLevelType w:val="hybridMultilevel"/>
    <w:tmpl w:val="869CA3DA"/>
    <w:lvl w:ilvl="0" w:tplc="5BBCD98E">
      <w:start w:val="1"/>
      <w:numFmt w:val="bullet"/>
      <w:lvlText w:val="•"/>
      <w:lvlJc w:val="left"/>
      <w:pPr>
        <w:tabs>
          <w:tab w:val="num" w:pos="720"/>
        </w:tabs>
        <w:ind w:left="720" w:hanging="360"/>
      </w:pPr>
      <w:rPr>
        <w:rFonts w:ascii="Arial" w:hAnsi="Arial" w:hint="default"/>
      </w:rPr>
    </w:lvl>
    <w:lvl w:ilvl="1" w:tplc="B0E82F54" w:tentative="1">
      <w:start w:val="1"/>
      <w:numFmt w:val="bullet"/>
      <w:lvlText w:val="•"/>
      <w:lvlJc w:val="left"/>
      <w:pPr>
        <w:tabs>
          <w:tab w:val="num" w:pos="1440"/>
        </w:tabs>
        <w:ind w:left="1440" w:hanging="360"/>
      </w:pPr>
      <w:rPr>
        <w:rFonts w:ascii="Arial" w:hAnsi="Arial" w:hint="default"/>
      </w:rPr>
    </w:lvl>
    <w:lvl w:ilvl="2" w:tplc="30D4AE6A" w:tentative="1">
      <w:start w:val="1"/>
      <w:numFmt w:val="bullet"/>
      <w:lvlText w:val="•"/>
      <w:lvlJc w:val="left"/>
      <w:pPr>
        <w:tabs>
          <w:tab w:val="num" w:pos="2160"/>
        </w:tabs>
        <w:ind w:left="2160" w:hanging="360"/>
      </w:pPr>
      <w:rPr>
        <w:rFonts w:ascii="Arial" w:hAnsi="Arial" w:hint="default"/>
      </w:rPr>
    </w:lvl>
    <w:lvl w:ilvl="3" w:tplc="9B86DF82" w:tentative="1">
      <w:start w:val="1"/>
      <w:numFmt w:val="bullet"/>
      <w:lvlText w:val="•"/>
      <w:lvlJc w:val="left"/>
      <w:pPr>
        <w:tabs>
          <w:tab w:val="num" w:pos="2880"/>
        </w:tabs>
        <w:ind w:left="2880" w:hanging="360"/>
      </w:pPr>
      <w:rPr>
        <w:rFonts w:ascii="Arial" w:hAnsi="Arial" w:hint="default"/>
      </w:rPr>
    </w:lvl>
    <w:lvl w:ilvl="4" w:tplc="00B0DA12" w:tentative="1">
      <w:start w:val="1"/>
      <w:numFmt w:val="bullet"/>
      <w:lvlText w:val="•"/>
      <w:lvlJc w:val="left"/>
      <w:pPr>
        <w:tabs>
          <w:tab w:val="num" w:pos="3600"/>
        </w:tabs>
        <w:ind w:left="3600" w:hanging="360"/>
      </w:pPr>
      <w:rPr>
        <w:rFonts w:ascii="Arial" w:hAnsi="Arial" w:hint="default"/>
      </w:rPr>
    </w:lvl>
    <w:lvl w:ilvl="5" w:tplc="809C44F0" w:tentative="1">
      <w:start w:val="1"/>
      <w:numFmt w:val="bullet"/>
      <w:lvlText w:val="•"/>
      <w:lvlJc w:val="left"/>
      <w:pPr>
        <w:tabs>
          <w:tab w:val="num" w:pos="4320"/>
        </w:tabs>
        <w:ind w:left="4320" w:hanging="360"/>
      </w:pPr>
      <w:rPr>
        <w:rFonts w:ascii="Arial" w:hAnsi="Arial" w:hint="default"/>
      </w:rPr>
    </w:lvl>
    <w:lvl w:ilvl="6" w:tplc="1FCAD588" w:tentative="1">
      <w:start w:val="1"/>
      <w:numFmt w:val="bullet"/>
      <w:lvlText w:val="•"/>
      <w:lvlJc w:val="left"/>
      <w:pPr>
        <w:tabs>
          <w:tab w:val="num" w:pos="5040"/>
        </w:tabs>
        <w:ind w:left="5040" w:hanging="360"/>
      </w:pPr>
      <w:rPr>
        <w:rFonts w:ascii="Arial" w:hAnsi="Arial" w:hint="default"/>
      </w:rPr>
    </w:lvl>
    <w:lvl w:ilvl="7" w:tplc="7F4854BA" w:tentative="1">
      <w:start w:val="1"/>
      <w:numFmt w:val="bullet"/>
      <w:lvlText w:val="•"/>
      <w:lvlJc w:val="left"/>
      <w:pPr>
        <w:tabs>
          <w:tab w:val="num" w:pos="5760"/>
        </w:tabs>
        <w:ind w:left="5760" w:hanging="360"/>
      </w:pPr>
      <w:rPr>
        <w:rFonts w:ascii="Arial" w:hAnsi="Arial" w:hint="default"/>
      </w:rPr>
    </w:lvl>
    <w:lvl w:ilvl="8" w:tplc="D1A8916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443B3D"/>
    <w:multiLevelType w:val="hybridMultilevel"/>
    <w:tmpl w:val="892E4638"/>
    <w:lvl w:ilvl="0" w:tplc="0C090001">
      <w:start w:val="1"/>
      <w:numFmt w:val="bullet"/>
      <w:lvlText w:val=""/>
      <w:lvlJc w:val="left"/>
      <w:pPr>
        <w:ind w:left="720" w:hanging="72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68E2C2A"/>
    <w:multiLevelType w:val="hybridMultilevel"/>
    <w:tmpl w:val="CD42E1B4"/>
    <w:lvl w:ilvl="0" w:tplc="0C090001">
      <w:start w:val="1"/>
      <w:numFmt w:val="bullet"/>
      <w:lvlText w:val=""/>
      <w:lvlJc w:val="left"/>
      <w:pPr>
        <w:ind w:left="720" w:hanging="360"/>
      </w:pPr>
      <w:rPr>
        <w:rFonts w:ascii="Symbol" w:hAnsi="Symbol" w:hint="default"/>
      </w:rPr>
    </w:lvl>
    <w:lvl w:ilvl="1" w:tplc="498AC76C">
      <w:numFmt w:val="bullet"/>
      <w:lvlText w:val="•"/>
      <w:lvlJc w:val="left"/>
      <w:pPr>
        <w:ind w:left="1800" w:hanging="720"/>
      </w:pPr>
      <w:rPr>
        <w:rFonts w:ascii="Calibri" w:eastAsiaTheme="minorHAnsi"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DF0B6D"/>
    <w:multiLevelType w:val="hybridMultilevel"/>
    <w:tmpl w:val="18141A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1482B87"/>
    <w:multiLevelType w:val="hybridMultilevel"/>
    <w:tmpl w:val="DE8059F8"/>
    <w:lvl w:ilvl="0" w:tplc="0C090001">
      <w:start w:val="1"/>
      <w:numFmt w:val="bullet"/>
      <w:lvlText w:val=""/>
      <w:lvlJc w:val="left"/>
      <w:pPr>
        <w:tabs>
          <w:tab w:val="num" w:pos="720"/>
        </w:tabs>
        <w:ind w:left="720" w:hanging="360"/>
      </w:pPr>
      <w:rPr>
        <w:rFonts w:ascii="Symbol" w:hAnsi="Symbol" w:hint="default"/>
      </w:rPr>
    </w:lvl>
    <w:lvl w:ilvl="1" w:tplc="750830E0" w:tentative="1">
      <w:start w:val="1"/>
      <w:numFmt w:val="bullet"/>
      <w:lvlText w:val="•"/>
      <w:lvlJc w:val="left"/>
      <w:pPr>
        <w:tabs>
          <w:tab w:val="num" w:pos="1440"/>
        </w:tabs>
        <w:ind w:left="1440" w:hanging="360"/>
      </w:pPr>
      <w:rPr>
        <w:rFonts w:ascii="Arial" w:hAnsi="Arial" w:hint="default"/>
      </w:rPr>
    </w:lvl>
    <w:lvl w:ilvl="2" w:tplc="84CA9F0E" w:tentative="1">
      <w:start w:val="1"/>
      <w:numFmt w:val="bullet"/>
      <w:lvlText w:val="•"/>
      <w:lvlJc w:val="left"/>
      <w:pPr>
        <w:tabs>
          <w:tab w:val="num" w:pos="2160"/>
        </w:tabs>
        <w:ind w:left="2160" w:hanging="360"/>
      </w:pPr>
      <w:rPr>
        <w:rFonts w:ascii="Arial" w:hAnsi="Arial" w:hint="default"/>
      </w:rPr>
    </w:lvl>
    <w:lvl w:ilvl="3" w:tplc="5C721F9C" w:tentative="1">
      <w:start w:val="1"/>
      <w:numFmt w:val="bullet"/>
      <w:lvlText w:val="•"/>
      <w:lvlJc w:val="left"/>
      <w:pPr>
        <w:tabs>
          <w:tab w:val="num" w:pos="2880"/>
        </w:tabs>
        <w:ind w:left="2880" w:hanging="360"/>
      </w:pPr>
      <w:rPr>
        <w:rFonts w:ascii="Arial" w:hAnsi="Arial" w:hint="default"/>
      </w:rPr>
    </w:lvl>
    <w:lvl w:ilvl="4" w:tplc="F19A56CA" w:tentative="1">
      <w:start w:val="1"/>
      <w:numFmt w:val="bullet"/>
      <w:lvlText w:val="•"/>
      <w:lvlJc w:val="left"/>
      <w:pPr>
        <w:tabs>
          <w:tab w:val="num" w:pos="3600"/>
        </w:tabs>
        <w:ind w:left="3600" w:hanging="360"/>
      </w:pPr>
      <w:rPr>
        <w:rFonts w:ascii="Arial" w:hAnsi="Arial" w:hint="default"/>
      </w:rPr>
    </w:lvl>
    <w:lvl w:ilvl="5" w:tplc="F9087262" w:tentative="1">
      <w:start w:val="1"/>
      <w:numFmt w:val="bullet"/>
      <w:lvlText w:val="•"/>
      <w:lvlJc w:val="left"/>
      <w:pPr>
        <w:tabs>
          <w:tab w:val="num" w:pos="4320"/>
        </w:tabs>
        <w:ind w:left="4320" w:hanging="360"/>
      </w:pPr>
      <w:rPr>
        <w:rFonts w:ascii="Arial" w:hAnsi="Arial" w:hint="default"/>
      </w:rPr>
    </w:lvl>
    <w:lvl w:ilvl="6" w:tplc="9EA6E4B0" w:tentative="1">
      <w:start w:val="1"/>
      <w:numFmt w:val="bullet"/>
      <w:lvlText w:val="•"/>
      <w:lvlJc w:val="left"/>
      <w:pPr>
        <w:tabs>
          <w:tab w:val="num" w:pos="5040"/>
        </w:tabs>
        <w:ind w:left="5040" w:hanging="360"/>
      </w:pPr>
      <w:rPr>
        <w:rFonts w:ascii="Arial" w:hAnsi="Arial" w:hint="default"/>
      </w:rPr>
    </w:lvl>
    <w:lvl w:ilvl="7" w:tplc="E392FAF2" w:tentative="1">
      <w:start w:val="1"/>
      <w:numFmt w:val="bullet"/>
      <w:lvlText w:val="•"/>
      <w:lvlJc w:val="left"/>
      <w:pPr>
        <w:tabs>
          <w:tab w:val="num" w:pos="5760"/>
        </w:tabs>
        <w:ind w:left="5760" w:hanging="360"/>
      </w:pPr>
      <w:rPr>
        <w:rFonts w:ascii="Arial" w:hAnsi="Arial" w:hint="default"/>
      </w:rPr>
    </w:lvl>
    <w:lvl w:ilvl="8" w:tplc="D8943C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3611A9B"/>
    <w:multiLevelType w:val="hybridMultilevel"/>
    <w:tmpl w:val="ABAC70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478738B"/>
    <w:multiLevelType w:val="hybridMultilevel"/>
    <w:tmpl w:val="B6DC841E"/>
    <w:lvl w:ilvl="0" w:tplc="25582318">
      <w:start w:val="1"/>
      <w:numFmt w:val="decimal"/>
      <w:lvlText w:val="0%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num w:numId="1">
    <w:abstractNumId w:val="22"/>
  </w:num>
  <w:num w:numId="2">
    <w:abstractNumId w:val="12"/>
  </w:num>
  <w:num w:numId="3">
    <w:abstractNumId w:val="1"/>
  </w:num>
  <w:num w:numId="4">
    <w:abstractNumId w:val="15"/>
  </w:num>
  <w:num w:numId="5">
    <w:abstractNumId w:val="16"/>
  </w:num>
  <w:num w:numId="6">
    <w:abstractNumId w:val="14"/>
  </w:num>
  <w:num w:numId="7">
    <w:abstractNumId w:val="26"/>
  </w:num>
  <w:num w:numId="8">
    <w:abstractNumId w:val="0"/>
  </w:num>
  <w:num w:numId="9">
    <w:abstractNumId w:val="30"/>
  </w:num>
  <w:num w:numId="10">
    <w:abstractNumId w:val="27"/>
  </w:num>
  <w:num w:numId="11">
    <w:abstractNumId w:val="10"/>
  </w:num>
  <w:num w:numId="12">
    <w:abstractNumId w:val="18"/>
  </w:num>
  <w:num w:numId="13">
    <w:abstractNumId w:val="19"/>
  </w:num>
  <w:num w:numId="14">
    <w:abstractNumId w:val="2"/>
  </w:num>
  <w:num w:numId="15">
    <w:abstractNumId w:val="5"/>
  </w:num>
  <w:num w:numId="16">
    <w:abstractNumId w:val="17"/>
  </w:num>
  <w:num w:numId="17">
    <w:abstractNumId w:val="6"/>
  </w:num>
  <w:num w:numId="18">
    <w:abstractNumId w:val="7"/>
  </w:num>
  <w:num w:numId="19">
    <w:abstractNumId w:val="8"/>
  </w:num>
  <w:num w:numId="20">
    <w:abstractNumId w:val="4"/>
  </w:num>
  <w:num w:numId="21">
    <w:abstractNumId w:val="21"/>
  </w:num>
  <w:num w:numId="22">
    <w:abstractNumId w:val="25"/>
  </w:num>
  <w:num w:numId="23">
    <w:abstractNumId w:val="29"/>
  </w:num>
  <w:num w:numId="24">
    <w:abstractNumId w:val="23"/>
  </w:num>
  <w:num w:numId="25">
    <w:abstractNumId w:val="20"/>
  </w:num>
  <w:num w:numId="26">
    <w:abstractNumId w:val="3"/>
  </w:num>
  <w:num w:numId="27">
    <w:abstractNumId w:val="11"/>
  </w:num>
  <w:num w:numId="28">
    <w:abstractNumId w:val="9"/>
  </w:num>
  <w:num w:numId="29">
    <w:abstractNumId w:val="13"/>
  </w:num>
  <w:num w:numId="30">
    <w:abstractNumId w:val="28"/>
  </w:num>
  <w:num w:numId="31">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Shannon">
    <w15:presenceInfo w15:providerId="AD" w15:userId="S-1-5-21-2013470684-2388533129-2312767879-30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CD1"/>
    <w:rsid w:val="000027C7"/>
    <w:rsid w:val="00004EA3"/>
    <w:rsid w:val="000102BA"/>
    <w:rsid w:val="0002740F"/>
    <w:rsid w:val="00033BF1"/>
    <w:rsid w:val="00043C31"/>
    <w:rsid w:val="000608E3"/>
    <w:rsid w:val="0006456A"/>
    <w:rsid w:val="0006520B"/>
    <w:rsid w:val="00092B44"/>
    <w:rsid w:val="0009334F"/>
    <w:rsid w:val="0009411C"/>
    <w:rsid w:val="000A6B33"/>
    <w:rsid w:val="000B09B9"/>
    <w:rsid w:val="000B6802"/>
    <w:rsid w:val="000D3375"/>
    <w:rsid w:val="000D5520"/>
    <w:rsid w:val="000F42BD"/>
    <w:rsid w:val="000F736D"/>
    <w:rsid w:val="00107793"/>
    <w:rsid w:val="00110CDF"/>
    <w:rsid w:val="00113D81"/>
    <w:rsid w:val="00116FBA"/>
    <w:rsid w:val="00127728"/>
    <w:rsid w:val="00127DDD"/>
    <w:rsid w:val="00135440"/>
    <w:rsid w:val="0014044D"/>
    <w:rsid w:val="00142ED4"/>
    <w:rsid w:val="00146402"/>
    <w:rsid w:val="00151509"/>
    <w:rsid w:val="001A09EF"/>
    <w:rsid w:val="001A3A71"/>
    <w:rsid w:val="001C5947"/>
    <w:rsid w:val="001D1F42"/>
    <w:rsid w:val="001D6071"/>
    <w:rsid w:val="001D6BBC"/>
    <w:rsid w:val="001F4A21"/>
    <w:rsid w:val="0020466F"/>
    <w:rsid w:val="00221466"/>
    <w:rsid w:val="00231E55"/>
    <w:rsid w:val="00234B9F"/>
    <w:rsid w:val="0023629B"/>
    <w:rsid w:val="002411BD"/>
    <w:rsid w:val="00252521"/>
    <w:rsid w:val="00254831"/>
    <w:rsid w:val="002605B0"/>
    <w:rsid w:val="00270ABD"/>
    <w:rsid w:val="002744D3"/>
    <w:rsid w:val="0029123E"/>
    <w:rsid w:val="002955F4"/>
    <w:rsid w:val="002A03AA"/>
    <w:rsid w:val="002C2B73"/>
    <w:rsid w:val="002C6A46"/>
    <w:rsid w:val="002F253A"/>
    <w:rsid w:val="003163D8"/>
    <w:rsid w:val="00320A01"/>
    <w:rsid w:val="003376BE"/>
    <w:rsid w:val="00356D58"/>
    <w:rsid w:val="003628FF"/>
    <w:rsid w:val="00384B02"/>
    <w:rsid w:val="003C4A6C"/>
    <w:rsid w:val="003D4386"/>
    <w:rsid w:val="003D6C75"/>
    <w:rsid w:val="003D75E1"/>
    <w:rsid w:val="003E12F8"/>
    <w:rsid w:val="003F1819"/>
    <w:rsid w:val="004103BD"/>
    <w:rsid w:val="004253C6"/>
    <w:rsid w:val="0042656E"/>
    <w:rsid w:val="004274FB"/>
    <w:rsid w:val="0044143C"/>
    <w:rsid w:val="004440F4"/>
    <w:rsid w:val="00457016"/>
    <w:rsid w:val="004574EE"/>
    <w:rsid w:val="0047022F"/>
    <w:rsid w:val="00472D69"/>
    <w:rsid w:val="004946C4"/>
    <w:rsid w:val="00495F93"/>
    <w:rsid w:val="004B2A62"/>
    <w:rsid w:val="004B6832"/>
    <w:rsid w:val="004C4171"/>
    <w:rsid w:val="004F6BEF"/>
    <w:rsid w:val="00527A8C"/>
    <w:rsid w:val="00547055"/>
    <w:rsid w:val="00563352"/>
    <w:rsid w:val="00576B4C"/>
    <w:rsid w:val="005864A6"/>
    <w:rsid w:val="00591CB4"/>
    <w:rsid w:val="00597539"/>
    <w:rsid w:val="005A5146"/>
    <w:rsid w:val="005A724B"/>
    <w:rsid w:val="005B3D94"/>
    <w:rsid w:val="005C2EFC"/>
    <w:rsid w:val="005D3398"/>
    <w:rsid w:val="005E6EBE"/>
    <w:rsid w:val="005F6B6A"/>
    <w:rsid w:val="00607AA0"/>
    <w:rsid w:val="006202E6"/>
    <w:rsid w:val="00625E99"/>
    <w:rsid w:val="006315BE"/>
    <w:rsid w:val="00634892"/>
    <w:rsid w:val="00650351"/>
    <w:rsid w:val="00652B47"/>
    <w:rsid w:val="00686F19"/>
    <w:rsid w:val="006B7FD3"/>
    <w:rsid w:val="006E35E0"/>
    <w:rsid w:val="006E60F8"/>
    <w:rsid w:val="006E7267"/>
    <w:rsid w:val="007055B7"/>
    <w:rsid w:val="00713710"/>
    <w:rsid w:val="00724BB7"/>
    <w:rsid w:val="00737275"/>
    <w:rsid w:val="00750FB5"/>
    <w:rsid w:val="00753D6D"/>
    <w:rsid w:val="00772393"/>
    <w:rsid w:val="0078247F"/>
    <w:rsid w:val="00790180"/>
    <w:rsid w:val="00793F62"/>
    <w:rsid w:val="007950DF"/>
    <w:rsid w:val="007C279A"/>
    <w:rsid w:val="007C4E9A"/>
    <w:rsid w:val="007C6E2E"/>
    <w:rsid w:val="007C7152"/>
    <w:rsid w:val="007C74D2"/>
    <w:rsid w:val="008060D5"/>
    <w:rsid w:val="00814736"/>
    <w:rsid w:val="00833E2E"/>
    <w:rsid w:val="00843849"/>
    <w:rsid w:val="008762D3"/>
    <w:rsid w:val="00890A23"/>
    <w:rsid w:val="00891C2F"/>
    <w:rsid w:val="00895889"/>
    <w:rsid w:val="00896E1D"/>
    <w:rsid w:val="008A0CC8"/>
    <w:rsid w:val="008A1E3F"/>
    <w:rsid w:val="008A5111"/>
    <w:rsid w:val="008B19EE"/>
    <w:rsid w:val="008C12BE"/>
    <w:rsid w:val="008C202D"/>
    <w:rsid w:val="008C54CA"/>
    <w:rsid w:val="008C7EF1"/>
    <w:rsid w:val="008E15DA"/>
    <w:rsid w:val="00902B5D"/>
    <w:rsid w:val="009054F9"/>
    <w:rsid w:val="00942DA6"/>
    <w:rsid w:val="00962DCE"/>
    <w:rsid w:val="00970DF9"/>
    <w:rsid w:val="009715BD"/>
    <w:rsid w:val="0097215D"/>
    <w:rsid w:val="00981719"/>
    <w:rsid w:val="00981C24"/>
    <w:rsid w:val="00981C48"/>
    <w:rsid w:val="009B06EA"/>
    <w:rsid w:val="009C37CD"/>
    <w:rsid w:val="009D1B3A"/>
    <w:rsid w:val="009F6D4E"/>
    <w:rsid w:val="009F783A"/>
    <w:rsid w:val="00A42818"/>
    <w:rsid w:val="00A55EAC"/>
    <w:rsid w:val="00A6153D"/>
    <w:rsid w:val="00A72990"/>
    <w:rsid w:val="00A7579E"/>
    <w:rsid w:val="00A97DDB"/>
    <w:rsid w:val="00AB0366"/>
    <w:rsid w:val="00AB0BEF"/>
    <w:rsid w:val="00AE287F"/>
    <w:rsid w:val="00AE2BD2"/>
    <w:rsid w:val="00B10FE8"/>
    <w:rsid w:val="00B14956"/>
    <w:rsid w:val="00B2307F"/>
    <w:rsid w:val="00B37549"/>
    <w:rsid w:val="00B411F0"/>
    <w:rsid w:val="00B81308"/>
    <w:rsid w:val="00B84BCE"/>
    <w:rsid w:val="00B903B0"/>
    <w:rsid w:val="00BA0296"/>
    <w:rsid w:val="00BC56BF"/>
    <w:rsid w:val="00BE5762"/>
    <w:rsid w:val="00BF7102"/>
    <w:rsid w:val="00C473A8"/>
    <w:rsid w:val="00C556DE"/>
    <w:rsid w:val="00C55ABB"/>
    <w:rsid w:val="00C63DAD"/>
    <w:rsid w:val="00C66DE3"/>
    <w:rsid w:val="00C809E8"/>
    <w:rsid w:val="00C93F6D"/>
    <w:rsid w:val="00CC715F"/>
    <w:rsid w:val="00CD1D86"/>
    <w:rsid w:val="00CF121C"/>
    <w:rsid w:val="00CF7BC6"/>
    <w:rsid w:val="00D060E1"/>
    <w:rsid w:val="00D12489"/>
    <w:rsid w:val="00D15053"/>
    <w:rsid w:val="00D16F1C"/>
    <w:rsid w:val="00D227B9"/>
    <w:rsid w:val="00D260CC"/>
    <w:rsid w:val="00D4296A"/>
    <w:rsid w:val="00D57AF3"/>
    <w:rsid w:val="00D6384B"/>
    <w:rsid w:val="00D735DD"/>
    <w:rsid w:val="00D76AE0"/>
    <w:rsid w:val="00D8323E"/>
    <w:rsid w:val="00D84064"/>
    <w:rsid w:val="00D965BE"/>
    <w:rsid w:val="00DA452F"/>
    <w:rsid w:val="00DA69EB"/>
    <w:rsid w:val="00DA6D95"/>
    <w:rsid w:val="00DA7DD8"/>
    <w:rsid w:val="00DE4913"/>
    <w:rsid w:val="00DE4A5C"/>
    <w:rsid w:val="00DE580C"/>
    <w:rsid w:val="00DE7210"/>
    <w:rsid w:val="00DE7423"/>
    <w:rsid w:val="00E139ED"/>
    <w:rsid w:val="00E24B91"/>
    <w:rsid w:val="00E30FB3"/>
    <w:rsid w:val="00E45A92"/>
    <w:rsid w:val="00E46152"/>
    <w:rsid w:val="00E57095"/>
    <w:rsid w:val="00E613C0"/>
    <w:rsid w:val="00E775E8"/>
    <w:rsid w:val="00E77A06"/>
    <w:rsid w:val="00E8004C"/>
    <w:rsid w:val="00E82414"/>
    <w:rsid w:val="00E946F3"/>
    <w:rsid w:val="00E94C50"/>
    <w:rsid w:val="00E956AE"/>
    <w:rsid w:val="00EA69A2"/>
    <w:rsid w:val="00EB0662"/>
    <w:rsid w:val="00EB5C7F"/>
    <w:rsid w:val="00EC171D"/>
    <w:rsid w:val="00EC40AF"/>
    <w:rsid w:val="00EC52D7"/>
    <w:rsid w:val="00ED283C"/>
    <w:rsid w:val="00ED318B"/>
    <w:rsid w:val="00EF3F76"/>
    <w:rsid w:val="00EF748D"/>
    <w:rsid w:val="00F03F82"/>
    <w:rsid w:val="00F922B1"/>
    <w:rsid w:val="00F96953"/>
    <w:rsid w:val="00FA27B9"/>
    <w:rsid w:val="00FA3EB0"/>
    <w:rsid w:val="00FC10A9"/>
    <w:rsid w:val="00FC4F8E"/>
    <w:rsid w:val="00FD287C"/>
    <w:rsid w:val="00FD7B3C"/>
    <w:rsid w:val="00FF0F3E"/>
    <w:rsid w:val="00FF2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666DF"/>
  <w15:docId w15:val="{A430DBDA-AB03-4B0E-A09A-059065E77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79A"/>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semiHidden/>
    <w:unhideWhenUsed/>
    <w:qFormat/>
    <w:rsid w:val="008A1E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1E3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NoSpacing">
    <w:name w:val="No Spacing"/>
    <w:uiPriority w:val="1"/>
    <w:qFormat/>
    <w:rsid w:val="009F6D4E"/>
    <w:pPr>
      <w:spacing w:after="0" w:line="240" w:lineRule="auto"/>
    </w:pPr>
  </w:style>
  <w:style w:type="character" w:customStyle="1" w:styleId="UnresolvedMention1">
    <w:name w:val="Unresolved Mention1"/>
    <w:basedOn w:val="DefaultParagraphFont"/>
    <w:uiPriority w:val="99"/>
    <w:semiHidden/>
    <w:unhideWhenUsed/>
    <w:rsid w:val="00CF7BC6"/>
    <w:rPr>
      <w:color w:val="808080"/>
      <w:shd w:val="clear" w:color="auto" w:fill="E6E6E6"/>
    </w:rPr>
  </w:style>
  <w:style w:type="paragraph" w:styleId="TOC2">
    <w:name w:val="toc 2"/>
    <w:basedOn w:val="Normal"/>
    <w:next w:val="Normal"/>
    <w:autoRedefine/>
    <w:uiPriority w:val="39"/>
    <w:unhideWhenUsed/>
    <w:rsid w:val="00092B44"/>
    <w:pPr>
      <w:spacing w:after="100"/>
      <w:ind w:left="220"/>
    </w:pPr>
  </w:style>
  <w:style w:type="paragraph" w:styleId="TOC3">
    <w:name w:val="toc 3"/>
    <w:basedOn w:val="Normal"/>
    <w:next w:val="Normal"/>
    <w:autoRedefine/>
    <w:uiPriority w:val="39"/>
    <w:unhideWhenUsed/>
    <w:rsid w:val="00092B44"/>
    <w:pPr>
      <w:spacing w:after="100"/>
      <w:ind w:left="440"/>
    </w:pPr>
  </w:style>
  <w:style w:type="character" w:styleId="Strong">
    <w:name w:val="Strong"/>
    <w:basedOn w:val="DefaultParagraphFont"/>
    <w:uiPriority w:val="22"/>
    <w:qFormat/>
    <w:rsid w:val="000A6B33"/>
    <w:rPr>
      <w:b/>
      <w:bCs/>
    </w:rPr>
  </w:style>
  <w:style w:type="paragraph" w:styleId="NormalWeb">
    <w:name w:val="Normal (Web)"/>
    <w:basedOn w:val="Normal"/>
    <w:uiPriority w:val="99"/>
    <w:semiHidden/>
    <w:unhideWhenUsed/>
    <w:rsid w:val="004103B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4Char">
    <w:name w:val="Heading 4 Char"/>
    <w:basedOn w:val="DefaultParagraphFont"/>
    <w:link w:val="Heading4"/>
    <w:uiPriority w:val="9"/>
    <w:semiHidden/>
    <w:rsid w:val="008A1E3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A1E3F"/>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A3EB0"/>
    <w:rPr>
      <w:sz w:val="16"/>
      <w:szCs w:val="16"/>
    </w:rPr>
  </w:style>
  <w:style w:type="paragraph" w:styleId="CommentText">
    <w:name w:val="annotation text"/>
    <w:basedOn w:val="Normal"/>
    <w:link w:val="CommentTextChar"/>
    <w:uiPriority w:val="99"/>
    <w:semiHidden/>
    <w:unhideWhenUsed/>
    <w:rsid w:val="00FA3EB0"/>
    <w:pPr>
      <w:spacing w:line="240" w:lineRule="auto"/>
    </w:pPr>
    <w:rPr>
      <w:sz w:val="20"/>
      <w:szCs w:val="20"/>
    </w:rPr>
  </w:style>
  <w:style w:type="character" w:customStyle="1" w:styleId="CommentTextChar">
    <w:name w:val="Comment Text Char"/>
    <w:basedOn w:val="DefaultParagraphFont"/>
    <w:link w:val="CommentText"/>
    <w:uiPriority w:val="99"/>
    <w:semiHidden/>
    <w:rsid w:val="00FA3EB0"/>
    <w:rPr>
      <w:sz w:val="20"/>
      <w:szCs w:val="20"/>
    </w:rPr>
  </w:style>
  <w:style w:type="paragraph" w:styleId="CommentSubject">
    <w:name w:val="annotation subject"/>
    <w:basedOn w:val="CommentText"/>
    <w:next w:val="CommentText"/>
    <w:link w:val="CommentSubjectChar"/>
    <w:uiPriority w:val="99"/>
    <w:semiHidden/>
    <w:unhideWhenUsed/>
    <w:rsid w:val="00FA3EB0"/>
    <w:rPr>
      <w:b/>
      <w:bCs/>
    </w:rPr>
  </w:style>
  <w:style w:type="character" w:customStyle="1" w:styleId="CommentSubjectChar">
    <w:name w:val="Comment Subject Char"/>
    <w:basedOn w:val="CommentTextChar"/>
    <w:link w:val="CommentSubject"/>
    <w:uiPriority w:val="99"/>
    <w:semiHidden/>
    <w:rsid w:val="00FA3EB0"/>
    <w:rPr>
      <w:b/>
      <w:bCs/>
      <w:sz w:val="20"/>
      <w:szCs w:val="20"/>
    </w:rPr>
  </w:style>
  <w:style w:type="paragraph" w:styleId="BalloonText">
    <w:name w:val="Balloon Text"/>
    <w:basedOn w:val="Normal"/>
    <w:link w:val="BalloonTextChar"/>
    <w:uiPriority w:val="99"/>
    <w:semiHidden/>
    <w:unhideWhenUsed/>
    <w:rsid w:val="00FA3E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EB0"/>
    <w:rPr>
      <w:rFonts w:ascii="Segoe UI" w:hAnsi="Segoe UI" w:cs="Segoe UI"/>
      <w:sz w:val="18"/>
      <w:szCs w:val="18"/>
    </w:rPr>
  </w:style>
  <w:style w:type="character" w:styleId="FollowedHyperlink">
    <w:name w:val="FollowedHyperlink"/>
    <w:basedOn w:val="DefaultParagraphFont"/>
    <w:uiPriority w:val="99"/>
    <w:semiHidden/>
    <w:unhideWhenUsed/>
    <w:rsid w:val="004C41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8138">
      <w:bodyDiv w:val="1"/>
      <w:marLeft w:val="0"/>
      <w:marRight w:val="0"/>
      <w:marTop w:val="0"/>
      <w:marBottom w:val="0"/>
      <w:divBdr>
        <w:top w:val="none" w:sz="0" w:space="0" w:color="auto"/>
        <w:left w:val="none" w:sz="0" w:space="0" w:color="auto"/>
        <w:bottom w:val="none" w:sz="0" w:space="0" w:color="auto"/>
        <w:right w:val="none" w:sz="0" w:space="0" w:color="auto"/>
      </w:divBdr>
    </w:div>
    <w:div w:id="252979085">
      <w:bodyDiv w:val="1"/>
      <w:marLeft w:val="0"/>
      <w:marRight w:val="0"/>
      <w:marTop w:val="0"/>
      <w:marBottom w:val="0"/>
      <w:divBdr>
        <w:top w:val="none" w:sz="0" w:space="0" w:color="auto"/>
        <w:left w:val="none" w:sz="0" w:space="0" w:color="auto"/>
        <w:bottom w:val="none" w:sz="0" w:space="0" w:color="auto"/>
        <w:right w:val="none" w:sz="0" w:space="0" w:color="auto"/>
      </w:divBdr>
    </w:div>
    <w:div w:id="403648086">
      <w:bodyDiv w:val="1"/>
      <w:marLeft w:val="0"/>
      <w:marRight w:val="0"/>
      <w:marTop w:val="0"/>
      <w:marBottom w:val="0"/>
      <w:divBdr>
        <w:top w:val="none" w:sz="0" w:space="0" w:color="auto"/>
        <w:left w:val="none" w:sz="0" w:space="0" w:color="auto"/>
        <w:bottom w:val="none" w:sz="0" w:space="0" w:color="auto"/>
        <w:right w:val="none" w:sz="0" w:space="0" w:color="auto"/>
      </w:divBdr>
    </w:div>
    <w:div w:id="458912225">
      <w:bodyDiv w:val="1"/>
      <w:marLeft w:val="0"/>
      <w:marRight w:val="0"/>
      <w:marTop w:val="0"/>
      <w:marBottom w:val="0"/>
      <w:divBdr>
        <w:top w:val="none" w:sz="0" w:space="0" w:color="auto"/>
        <w:left w:val="none" w:sz="0" w:space="0" w:color="auto"/>
        <w:bottom w:val="none" w:sz="0" w:space="0" w:color="auto"/>
        <w:right w:val="none" w:sz="0" w:space="0" w:color="auto"/>
      </w:divBdr>
      <w:divsChild>
        <w:div w:id="872963091">
          <w:marLeft w:val="720"/>
          <w:marRight w:val="0"/>
          <w:marTop w:val="0"/>
          <w:marBottom w:val="0"/>
          <w:divBdr>
            <w:top w:val="none" w:sz="0" w:space="0" w:color="auto"/>
            <w:left w:val="none" w:sz="0" w:space="0" w:color="auto"/>
            <w:bottom w:val="none" w:sz="0" w:space="0" w:color="auto"/>
            <w:right w:val="none" w:sz="0" w:space="0" w:color="auto"/>
          </w:divBdr>
        </w:div>
        <w:div w:id="151869748">
          <w:marLeft w:val="720"/>
          <w:marRight w:val="0"/>
          <w:marTop w:val="0"/>
          <w:marBottom w:val="0"/>
          <w:divBdr>
            <w:top w:val="none" w:sz="0" w:space="0" w:color="auto"/>
            <w:left w:val="none" w:sz="0" w:space="0" w:color="auto"/>
            <w:bottom w:val="none" w:sz="0" w:space="0" w:color="auto"/>
            <w:right w:val="none" w:sz="0" w:space="0" w:color="auto"/>
          </w:divBdr>
        </w:div>
        <w:div w:id="615673854">
          <w:marLeft w:val="720"/>
          <w:marRight w:val="0"/>
          <w:marTop w:val="0"/>
          <w:marBottom w:val="0"/>
          <w:divBdr>
            <w:top w:val="none" w:sz="0" w:space="0" w:color="auto"/>
            <w:left w:val="none" w:sz="0" w:space="0" w:color="auto"/>
            <w:bottom w:val="none" w:sz="0" w:space="0" w:color="auto"/>
            <w:right w:val="none" w:sz="0" w:space="0" w:color="auto"/>
          </w:divBdr>
        </w:div>
      </w:divsChild>
    </w:div>
    <w:div w:id="724524975">
      <w:bodyDiv w:val="1"/>
      <w:marLeft w:val="0"/>
      <w:marRight w:val="0"/>
      <w:marTop w:val="0"/>
      <w:marBottom w:val="0"/>
      <w:divBdr>
        <w:top w:val="none" w:sz="0" w:space="0" w:color="auto"/>
        <w:left w:val="none" w:sz="0" w:space="0" w:color="auto"/>
        <w:bottom w:val="none" w:sz="0" w:space="0" w:color="auto"/>
        <w:right w:val="none" w:sz="0" w:space="0" w:color="auto"/>
      </w:divBdr>
    </w:div>
    <w:div w:id="1004631903">
      <w:bodyDiv w:val="1"/>
      <w:marLeft w:val="0"/>
      <w:marRight w:val="0"/>
      <w:marTop w:val="0"/>
      <w:marBottom w:val="0"/>
      <w:divBdr>
        <w:top w:val="none" w:sz="0" w:space="0" w:color="auto"/>
        <w:left w:val="none" w:sz="0" w:space="0" w:color="auto"/>
        <w:bottom w:val="none" w:sz="0" w:space="0" w:color="auto"/>
        <w:right w:val="none" w:sz="0" w:space="0" w:color="auto"/>
      </w:divBdr>
    </w:div>
    <w:div w:id="1237324831">
      <w:bodyDiv w:val="1"/>
      <w:marLeft w:val="0"/>
      <w:marRight w:val="0"/>
      <w:marTop w:val="0"/>
      <w:marBottom w:val="0"/>
      <w:divBdr>
        <w:top w:val="none" w:sz="0" w:space="0" w:color="auto"/>
        <w:left w:val="none" w:sz="0" w:space="0" w:color="auto"/>
        <w:bottom w:val="none" w:sz="0" w:space="0" w:color="auto"/>
        <w:right w:val="none" w:sz="0" w:space="0" w:color="auto"/>
      </w:divBdr>
    </w:div>
    <w:div w:id="1405645403">
      <w:bodyDiv w:val="1"/>
      <w:marLeft w:val="0"/>
      <w:marRight w:val="0"/>
      <w:marTop w:val="0"/>
      <w:marBottom w:val="0"/>
      <w:divBdr>
        <w:top w:val="none" w:sz="0" w:space="0" w:color="auto"/>
        <w:left w:val="none" w:sz="0" w:space="0" w:color="auto"/>
        <w:bottom w:val="none" w:sz="0" w:space="0" w:color="auto"/>
        <w:right w:val="none" w:sz="0" w:space="0" w:color="auto"/>
      </w:divBdr>
    </w:div>
    <w:div w:id="1441098279">
      <w:bodyDiv w:val="1"/>
      <w:marLeft w:val="0"/>
      <w:marRight w:val="0"/>
      <w:marTop w:val="0"/>
      <w:marBottom w:val="0"/>
      <w:divBdr>
        <w:top w:val="none" w:sz="0" w:space="0" w:color="auto"/>
        <w:left w:val="none" w:sz="0" w:space="0" w:color="auto"/>
        <w:bottom w:val="none" w:sz="0" w:space="0" w:color="auto"/>
        <w:right w:val="none" w:sz="0" w:space="0" w:color="auto"/>
      </w:divBdr>
    </w:div>
    <w:div w:id="1522165181">
      <w:bodyDiv w:val="1"/>
      <w:marLeft w:val="0"/>
      <w:marRight w:val="0"/>
      <w:marTop w:val="0"/>
      <w:marBottom w:val="0"/>
      <w:divBdr>
        <w:top w:val="none" w:sz="0" w:space="0" w:color="auto"/>
        <w:left w:val="none" w:sz="0" w:space="0" w:color="auto"/>
        <w:bottom w:val="none" w:sz="0" w:space="0" w:color="auto"/>
        <w:right w:val="none" w:sz="0" w:space="0" w:color="auto"/>
      </w:divBdr>
    </w:div>
    <w:div w:id="1913152351">
      <w:bodyDiv w:val="1"/>
      <w:marLeft w:val="0"/>
      <w:marRight w:val="0"/>
      <w:marTop w:val="0"/>
      <w:marBottom w:val="0"/>
      <w:divBdr>
        <w:top w:val="none" w:sz="0" w:space="0" w:color="auto"/>
        <w:left w:val="none" w:sz="0" w:space="0" w:color="auto"/>
        <w:bottom w:val="none" w:sz="0" w:space="0" w:color="auto"/>
        <w:right w:val="none" w:sz="0" w:space="0" w:color="auto"/>
      </w:divBdr>
    </w:div>
    <w:div w:id="1930385303">
      <w:bodyDiv w:val="1"/>
      <w:marLeft w:val="0"/>
      <w:marRight w:val="0"/>
      <w:marTop w:val="0"/>
      <w:marBottom w:val="0"/>
      <w:divBdr>
        <w:top w:val="none" w:sz="0" w:space="0" w:color="auto"/>
        <w:left w:val="none" w:sz="0" w:space="0" w:color="auto"/>
        <w:bottom w:val="none" w:sz="0" w:space="0" w:color="auto"/>
        <w:right w:val="none" w:sz="0" w:space="0" w:color="auto"/>
      </w:divBdr>
      <w:divsChild>
        <w:div w:id="1924027650">
          <w:marLeft w:val="720"/>
          <w:marRight w:val="0"/>
          <w:marTop w:val="0"/>
          <w:marBottom w:val="0"/>
          <w:divBdr>
            <w:top w:val="none" w:sz="0" w:space="0" w:color="auto"/>
            <w:left w:val="none" w:sz="0" w:space="0" w:color="auto"/>
            <w:bottom w:val="none" w:sz="0" w:space="0" w:color="auto"/>
            <w:right w:val="none" w:sz="0" w:space="0" w:color="auto"/>
          </w:divBdr>
        </w:div>
        <w:div w:id="176817747">
          <w:marLeft w:val="720"/>
          <w:marRight w:val="0"/>
          <w:marTop w:val="0"/>
          <w:marBottom w:val="0"/>
          <w:divBdr>
            <w:top w:val="none" w:sz="0" w:space="0" w:color="auto"/>
            <w:left w:val="none" w:sz="0" w:space="0" w:color="auto"/>
            <w:bottom w:val="none" w:sz="0" w:space="0" w:color="auto"/>
            <w:right w:val="none" w:sz="0" w:space="0" w:color="auto"/>
          </w:divBdr>
        </w:div>
        <w:div w:id="46766933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12BDD-13B4-453D-9AA4-40718482D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2314</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Tom Shannon</cp:lastModifiedBy>
  <cp:revision>32</cp:revision>
  <cp:lastPrinted>2017-07-27T22:51:00Z</cp:lastPrinted>
  <dcterms:created xsi:type="dcterms:W3CDTF">2018-01-31T17:19:00Z</dcterms:created>
  <dcterms:modified xsi:type="dcterms:W3CDTF">2018-04-18T13:48:00Z</dcterms:modified>
</cp:coreProperties>
</file>