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D282F" w14:textId="77777777" w:rsidR="00D965BE" w:rsidRDefault="00D965BE" w:rsidP="00495F93">
      <w:pPr>
        <w:pStyle w:val="Subtitle"/>
      </w:pPr>
      <w:bookmarkStart w:id="0" w:name="_Hlk494717634"/>
      <w:bookmarkEnd w:id="0"/>
    </w:p>
    <w:p w14:paraId="70BB5323" w14:textId="77777777" w:rsidR="00F96953" w:rsidRPr="00495F93" w:rsidRDefault="005E4E68" w:rsidP="00753D6D">
      <w:pPr>
        <w:pStyle w:val="Title"/>
        <w:rPr>
          <w:rFonts w:ascii="Eurostile Next LT Pro" w:hAnsi="Eurostile Next LT Pro"/>
          <w:b/>
          <w:color w:val="262626" w:themeColor="text1" w:themeTint="D9"/>
          <w:sz w:val="80"/>
          <w:szCs w:val="80"/>
        </w:rPr>
        <w:sectPr w:rsidR="00F96953" w:rsidRPr="00495F93" w:rsidSect="00E613C0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3A7443" wp14:editId="518AE20A">
                <wp:simplePos x="0" y="0"/>
                <wp:positionH relativeFrom="margin">
                  <wp:posOffset>352425</wp:posOffset>
                </wp:positionH>
                <wp:positionV relativeFrom="paragraph">
                  <wp:posOffset>4132580</wp:posOffset>
                </wp:positionV>
                <wp:extent cx="1828800" cy="1828800"/>
                <wp:effectExtent l="0" t="0" r="0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7FB0CE" w14:textId="77777777" w:rsidR="005E4E68" w:rsidRPr="005E67B3" w:rsidRDefault="005E4E68" w:rsidP="005E4E68">
                            <w:pPr>
                              <w:pStyle w:val="Title"/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06 Developing AI in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A7443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.75pt;margin-top:325.4pt;width:2in;height:2in;z-index:251660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" filled="f" stroked="f">
                <v:textbox style="mso-fit-shape-to-text:t">
                  <w:txbxContent>
                    <w:p w14:paraId="027FB0CE" w14:textId="77777777" w:rsidR="005E4E68" w:rsidRPr="005E67B3" w:rsidRDefault="005E4E68" w:rsidP="005E4E68">
                      <w:pPr>
                        <w:pStyle w:val="Title"/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06 Developing AI in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F93">
        <w:rPr>
          <w:noProof/>
        </w:rPr>
        <w:drawing>
          <wp:inline distT="0" distB="0" distL="0" distR="0" wp14:anchorId="580E8035" wp14:editId="3F5964A5">
            <wp:extent cx="5784041" cy="7230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real_Engine_logo_and_wordmar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41" cy="72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hAnsiTheme="minorHAnsi" w:cstheme="minorBidi"/>
          <w:sz w:val="22"/>
          <w:szCs w:val="22"/>
        </w:rPr>
        <w:id w:val="1930928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714B2B" w14:textId="77777777" w:rsidR="00116FBA" w:rsidRPr="00713710" w:rsidRDefault="00116FBA" w:rsidP="005C2EFC">
          <w:pPr>
            <w:pStyle w:val="TOCHeading"/>
          </w:pPr>
          <w:r w:rsidRPr="00713710">
            <w:t>Contents</w:t>
          </w:r>
        </w:p>
        <w:p w14:paraId="4E8C7CA2" w14:textId="77777777" w:rsidR="0053763B" w:rsidRDefault="00116F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01486" w:history="1">
            <w:r w:rsidR="0053763B" w:rsidRPr="00AB57CD">
              <w:rPr>
                <w:rStyle w:val="Hyperlink"/>
                <w:noProof/>
              </w:rPr>
              <w:t>Overview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_Toc508201486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3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7E96317C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87" w:history="1">
            <w:r w:rsidR="0053763B" w:rsidRPr="00AB57CD">
              <w:rPr>
                <w:rStyle w:val="Hyperlink"/>
                <w:noProof/>
              </w:rPr>
              <w:t>6.1. Core Concepts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_Toc508201487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4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62F54BB2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88" w:history="1">
            <w:r w:rsidR="0053763B" w:rsidRPr="00AB57CD">
              <w:rPr>
                <w:rStyle w:val="Hyperlink"/>
                <w:noProof/>
              </w:rPr>
              <w:t>AI Basics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_Toc508201488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4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7765C9FF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89" w:history="1">
            <w:r w:rsidR="0053763B" w:rsidRPr="00AB57CD">
              <w:rPr>
                <w:rStyle w:val="Hyperlink"/>
                <w:noProof/>
              </w:rPr>
              <w:t>Behavior Trees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_Toc508201489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4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17032FC7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0" w:history="1">
            <w:r w:rsidR="0053763B" w:rsidRPr="00AB57CD">
              <w:rPr>
                <w:rStyle w:val="Hyperlink"/>
                <w:noProof/>
              </w:rPr>
              <w:t>AI Information Gathering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_Toc508201490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5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704CADBF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1" w:history="1">
            <w:r w:rsidR="0053763B" w:rsidRPr="00AB57CD">
              <w:rPr>
                <w:rStyle w:val="Hyperlink"/>
                <w:noProof/>
              </w:rPr>
              <w:t>EQS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_Toc508201491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5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48B26B07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2" w:history="1">
            <w:r w:rsidR="0053763B" w:rsidRPr="00AB57CD">
              <w:rPr>
                <w:rStyle w:val="Hyperlink"/>
                <w:noProof/>
              </w:rPr>
              <w:t>Navigation Meshes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_Toc508201492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5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7FC0C215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3" w:history="1">
            <w:r w:rsidR="0053763B" w:rsidRPr="00AB57CD">
              <w:rPr>
                <w:rStyle w:val="Hyperlink"/>
                <w:noProof/>
              </w:rPr>
              <w:t>AI “Imperfections”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_Toc508201493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6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20E297F7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4" w:history="1">
            <w:r w:rsidR="0053763B" w:rsidRPr="00AB57CD">
              <w:rPr>
                <w:rStyle w:val="Hyperlink"/>
                <w:noProof/>
              </w:rPr>
              <w:t>6.2. Common Mistakes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_Toc508201494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6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2FECADC8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5" w:history="1">
            <w:r w:rsidR="0053763B" w:rsidRPr="00AB57CD">
              <w:rPr>
                <w:rStyle w:val="Hyperlink"/>
                <w:noProof/>
              </w:rPr>
              <w:t>EQS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_Toc508201495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6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25D39D56" w14:textId="77777777" w:rsidR="0053763B" w:rsidRDefault="007D533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6" w:history="1">
            <w:r w:rsidR="0053763B" w:rsidRPr="00AB57CD">
              <w:rPr>
                <w:rStyle w:val="Hyperlink"/>
                <w:noProof/>
              </w:rPr>
              <w:t>NavMesh Bounds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_Toc508201496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6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4247B140" w14:textId="77777777" w:rsidR="0053763B" w:rsidRDefault="007D53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7" w:history="1">
            <w:r w:rsidR="0053763B" w:rsidRPr="00AB57CD">
              <w:rPr>
                <w:rStyle w:val="Hyperlink"/>
                <w:noProof/>
              </w:rPr>
              <w:t>Exercises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_Toc508201497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7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5367C941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8" w:history="1">
            <w:r w:rsidR="0053763B" w:rsidRPr="00AB57CD">
              <w:rPr>
                <w:rStyle w:val="Hyperlink"/>
                <w:noProof/>
              </w:rPr>
              <w:t>Exercise 6A: AI Basics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_Toc508201498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7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4FA096C2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499" w:history="1">
            <w:r w:rsidR="0053763B" w:rsidRPr="00AB57CD">
              <w:rPr>
                <w:rStyle w:val="Hyperlink"/>
                <w:noProof/>
              </w:rPr>
              <w:t>Exercise 6B: Behavior Tree Basics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_Toc508201499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8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5EC469A4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500" w:history="1">
            <w:r w:rsidR="0053763B" w:rsidRPr="00AB57CD">
              <w:rPr>
                <w:rStyle w:val="Hyperlink"/>
                <w:noProof/>
              </w:rPr>
              <w:t>Exercise 6C: EQS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_Toc508201500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9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30159843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501" w:history="1">
            <w:r w:rsidR="0053763B" w:rsidRPr="00AB57CD">
              <w:rPr>
                <w:rStyle w:val="Hyperlink"/>
                <w:noProof/>
              </w:rPr>
              <w:t>Exercise 6D: EQS and Service Tasks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_Toc508201501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10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477F1A75" w14:textId="77777777" w:rsidR="0053763B" w:rsidRDefault="007D5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502" w:history="1">
            <w:r w:rsidR="0053763B" w:rsidRPr="00AB57CD">
              <w:rPr>
                <w:rStyle w:val="Hyperlink"/>
                <w:noProof/>
              </w:rPr>
              <w:t>Exercise 6E: EQS in Blueprint</w:t>
            </w:r>
            <w:r w:rsidR="0053763B">
              <w:rPr>
                <w:noProof/>
                <w:webHidden/>
              </w:rPr>
              <w:tab/>
            </w:r>
            <w:r w:rsidR="0053763B">
              <w:rPr>
                <w:noProof/>
                <w:webHidden/>
              </w:rPr>
              <w:fldChar w:fldCharType="begin"/>
            </w:r>
            <w:r w:rsidR="0053763B">
              <w:rPr>
                <w:noProof/>
                <w:webHidden/>
              </w:rPr>
              <w:instrText xml:space="preserve"> PAGEREF _Toc508201502 \h </w:instrText>
            </w:r>
            <w:r w:rsidR="0053763B">
              <w:rPr>
                <w:noProof/>
                <w:webHidden/>
              </w:rPr>
            </w:r>
            <w:r w:rsidR="0053763B">
              <w:rPr>
                <w:noProof/>
                <w:webHidden/>
              </w:rPr>
              <w:fldChar w:fldCharType="separate"/>
            </w:r>
            <w:r w:rsidR="0053763B">
              <w:rPr>
                <w:noProof/>
                <w:webHidden/>
              </w:rPr>
              <w:t>11</w:t>
            </w:r>
            <w:r w:rsidR="0053763B">
              <w:rPr>
                <w:noProof/>
                <w:webHidden/>
              </w:rPr>
              <w:fldChar w:fldCharType="end"/>
            </w:r>
          </w:hyperlink>
        </w:p>
        <w:p w14:paraId="01219ACD" w14:textId="77777777" w:rsidR="00116FBA" w:rsidRDefault="00116FBA">
          <w:r>
            <w:rPr>
              <w:b/>
              <w:bCs/>
              <w:noProof/>
            </w:rPr>
            <w:fldChar w:fldCharType="end"/>
          </w:r>
        </w:p>
      </w:sdtContent>
    </w:sdt>
    <w:p w14:paraId="013C6200" w14:textId="77777777" w:rsidR="00F23800" w:rsidRPr="005C2EFC" w:rsidRDefault="00F23800" w:rsidP="00F23800">
      <w:pPr>
        <w:pStyle w:val="Heading1"/>
      </w:pPr>
      <w:bookmarkStart w:id="1" w:name="_Toc493852054"/>
      <w:bookmarkStart w:id="2" w:name="_Toc508201486"/>
      <w:r w:rsidRPr="005C2EFC">
        <w:lastRenderedPageBreak/>
        <w:t>Overview</w:t>
      </w:r>
      <w:bookmarkEnd w:id="1"/>
      <w:bookmarkEnd w:id="2"/>
    </w:p>
    <w:p w14:paraId="04883DF9" w14:textId="77777777" w:rsidR="00F23800" w:rsidRPr="00F23800" w:rsidRDefault="00F23800" w:rsidP="00F23800">
      <w:pPr>
        <w:rPr>
          <w:b/>
        </w:rPr>
      </w:pPr>
      <w:bookmarkStart w:id="3" w:name="_Toc493852055"/>
      <w:r w:rsidRPr="00F23800">
        <w:rPr>
          <w:b/>
        </w:rPr>
        <w:t>PURPOSE</w:t>
      </w:r>
      <w:bookmarkEnd w:id="3"/>
    </w:p>
    <w:p w14:paraId="79BE1942" w14:textId="77777777" w:rsidR="00F23800" w:rsidRDefault="00F23800" w:rsidP="00F23800">
      <w:r>
        <w:t xml:space="preserve">The purpose of this </w:t>
      </w:r>
      <w:r w:rsidR="004716AC">
        <w:t>tutorial</w:t>
      </w:r>
      <w:r>
        <w:t xml:space="preserve"> is to </w:t>
      </w:r>
      <w:r w:rsidR="008C58D9">
        <w:t>outline the features and functionality of the AI systems available within Unreal Engine 4.</w:t>
      </w:r>
    </w:p>
    <w:p w14:paraId="0CDBF974" w14:textId="77777777" w:rsidR="00F23800" w:rsidRPr="00F23800" w:rsidRDefault="00F23800" w:rsidP="00F23800">
      <w:pPr>
        <w:rPr>
          <w:b/>
        </w:rPr>
      </w:pPr>
      <w:bookmarkStart w:id="4" w:name="_Toc493852056"/>
      <w:r w:rsidRPr="00F23800">
        <w:rPr>
          <w:b/>
        </w:rPr>
        <w:t>SCOPE</w:t>
      </w:r>
      <w:bookmarkEnd w:id="4"/>
    </w:p>
    <w:p w14:paraId="6DFD970D" w14:textId="77777777" w:rsidR="00F23800" w:rsidRDefault="00F23800" w:rsidP="00F23800">
      <w:r>
        <w:t>This section will provide an introductory overview of the following:</w:t>
      </w:r>
    </w:p>
    <w:p w14:paraId="3498CB9A" w14:textId="77777777" w:rsidR="00F23800" w:rsidRDefault="008C1D63" w:rsidP="00F23800">
      <w:pPr>
        <w:pStyle w:val="ListParagraph"/>
        <w:numPr>
          <w:ilvl w:val="0"/>
          <w:numId w:val="17"/>
        </w:numPr>
      </w:pPr>
      <w:r>
        <w:t>Core AI concepts within the context of Unreal Engine</w:t>
      </w:r>
    </w:p>
    <w:p w14:paraId="64C7B2C7" w14:textId="77777777" w:rsidR="00F23800" w:rsidRPr="00F23800" w:rsidRDefault="00F23800" w:rsidP="00F23800">
      <w:pPr>
        <w:rPr>
          <w:b/>
        </w:rPr>
      </w:pPr>
      <w:bookmarkStart w:id="5" w:name="_Toc493852057"/>
      <w:r w:rsidRPr="00F23800">
        <w:rPr>
          <w:b/>
        </w:rPr>
        <w:t>PREREQUISITES</w:t>
      </w:r>
      <w:bookmarkEnd w:id="5"/>
    </w:p>
    <w:p w14:paraId="5C226258" w14:textId="5A4BD030" w:rsidR="00F23800" w:rsidRDefault="00F23800" w:rsidP="008C58D9">
      <w:pPr>
        <w:pStyle w:val="ListParagraph"/>
        <w:numPr>
          <w:ilvl w:val="0"/>
          <w:numId w:val="17"/>
        </w:numPr>
      </w:pPr>
      <w:r>
        <w:t xml:space="preserve">A basic understanding of the </w:t>
      </w:r>
      <w:r w:rsidR="001A76AB">
        <w:t>E</w:t>
      </w:r>
      <w:r>
        <w:t>ngine and how to use the tools</w:t>
      </w:r>
    </w:p>
    <w:p w14:paraId="2E23B2F2" w14:textId="77777777" w:rsidR="008C58D9" w:rsidRDefault="008C58D9" w:rsidP="008C58D9">
      <w:pPr>
        <w:pStyle w:val="ListParagraph"/>
        <w:numPr>
          <w:ilvl w:val="0"/>
          <w:numId w:val="17"/>
        </w:numPr>
      </w:pPr>
      <w:r>
        <w:t>An introductory knowledge of Blueprint</w:t>
      </w:r>
    </w:p>
    <w:p w14:paraId="2A94B3C0" w14:textId="77777777" w:rsidR="00F23800" w:rsidRDefault="00F23800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r>
        <w:br w:type="page"/>
      </w:r>
    </w:p>
    <w:p w14:paraId="25C08B51" w14:textId="77777777" w:rsidR="00160CED" w:rsidRDefault="002B0318" w:rsidP="00160CED">
      <w:pPr>
        <w:pStyle w:val="Heading2"/>
      </w:pPr>
      <w:bookmarkStart w:id="6" w:name="_Toc508201487"/>
      <w:r>
        <w:lastRenderedPageBreak/>
        <w:t xml:space="preserve">6.1. </w:t>
      </w:r>
      <w:r w:rsidR="00160CED">
        <w:t>Core Concepts</w:t>
      </w:r>
      <w:bookmarkEnd w:id="6"/>
    </w:p>
    <w:p w14:paraId="66AD6F9A" w14:textId="77777777" w:rsidR="00160CED" w:rsidRDefault="00160CED" w:rsidP="00160CED">
      <w:pPr>
        <w:pStyle w:val="Heading3"/>
      </w:pPr>
      <w:bookmarkStart w:id="7" w:name="_Toc508201488"/>
      <w:r>
        <w:t>AI Basics</w:t>
      </w:r>
      <w:bookmarkEnd w:id="7"/>
    </w:p>
    <w:p w14:paraId="269F443C" w14:textId="77777777" w:rsidR="00460D2B" w:rsidRDefault="00904AC1" w:rsidP="00460D2B">
      <w:r>
        <w:t xml:space="preserve">AI can be driven in </w:t>
      </w:r>
      <w:r w:rsidR="00460D2B">
        <w:t>many</w:t>
      </w:r>
      <w:r>
        <w:t xml:space="preserve"> </w:t>
      </w:r>
      <w:r w:rsidR="009F5C14">
        <w:t>ways;</w:t>
      </w:r>
      <w:r>
        <w:t xml:space="preserve"> </w:t>
      </w:r>
      <w:r w:rsidR="009F5C14">
        <w:t>however,</w:t>
      </w:r>
      <w:r>
        <w:t xml:space="preserve"> </w:t>
      </w:r>
      <w:r w:rsidRPr="00460D2B">
        <w:rPr>
          <w:b/>
        </w:rPr>
        <w:t>State Machines</w:t>
      </w:r>
      <w:r>
        <w:t xml:space="preserve"> and </w:t>
      </w:r>
      <w:r w:rsidRPr="00460D2B">
        <w:rPr>
          <w:b/>
        </w:rPr>
        <w:t>Behavior Trees</w:t>
      </w:r>
      <w:r>
        <w:t xml:space="preserve"> are the two most common approaches in Unreal.</w:t>
      </w:r>
    </w:p>
    <w:p w14:paraId="47096ABE" w14:textId="0C158497" w:rsidR="00904AC1" w:rsidRDefault="0094475B" w:rsidP="00460D2B">
      <w:r>
        <w:rPr>
          <w:noProof/>
        </w:rPr>
        <w:drawing>
          <wp:inline distT="0" distB="0" distL="0" distR="0" wp14:anchorId="6376DD4A" wp14:editId="6214476F">
            <wp:extent cx="304800" cy="304800"/>
            <wp:effectExtent l="0" t="0" r="0" b="0"/>
            <wp:docPr id="19" name="Picture 19" descr="C:\Users\Chad Mulroney\AppData\Local\Microsoft\Windows\INetCache\Content.Word\icon_Blueprint_StateMachine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ad Mulroney\AppData\Local\Microsoft\Windows\INetCache\Content.Word\icon_Blueprint_StateMachine_24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904AC1" w:rsidRPr="00460D2B">
        <w:rPr>
          <w:b/>
        </w:rPr>
        <w:t>State Machines</w:t>
      </w:r>
      <w:r w:rsidR="00904AC1">
        <w:t xml:space="preserve"> typically divert the </w:t>
      </w:r>
      <w:r w:rsidR="00035AC0">
        <w:t>T</w:t>
      </w:r>
      <w:r w:rsidR="00904AC1">
        <w:t>ick functionality into the current state</w:t>
      </w:r>
      <w:r w:rsidR="00F21ED6">
        <w:t>’</w:t>
      </w:r>
      <w:r w:rsidR="00904AC1">
        <w:t xml:space="preserve">s respective </w:t>
      </w:r>
      <w:r w:rsidR="00035AC0">
        <w:t>T</w:t>
      </w:r>
      <w:r w:rsidR="00904AC1">
        <w:t>ick. State machines are set up to allow the changing between certain state</w:t>
      </w:r>
      <w:r w:rsidR="00A76E3C">
        <w:t xml:space="preserve">s from given states depending </w:t>
      </w:r>
      <w:r w:rsidR="00904AC1">
        <w:t>on certain transition rules</w:t>
      </w:r>
      <w:r w:rsidR="00460D2B">
        <w:t>.</w:t>
      </w:r>
    </w:p>
    <w:p w14:paraId="4F50D6A9" w14:textId="77777777" w:rsidR="00904AC1" w:rsidRPr="00160CED" w:rsidRDefault="0094475B" w:rsidP="00460D2B">
      <w:r>
        <w:rPr>
          <w:noProof/>
        </w:rPr>
        <w:drawing>
          <wp:inline distT="0" distB="0" distL="0" distR="0" wp14:anchorId="3F054836" wp14:editId="48B0261E">
            <wp:extent cx="381000" cy="381000"/>
            <wp:effectExtent l="0" t="0" r="0" b="0"/>
            <wp:docPr id="20" name="Picture 20" descr="C:\Users\Chad Mulroney\AppData\Local\Microsoft\Windows\INetCache\Content.Word\BehaviorTreeMode_4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had Mulroney\AppData\Local\Microsoft\Windows\INetCache\Content.Word\BehaviorTreeMode_40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904AC1" w:rsidRPr="00460D2B">
        <w:rPr>
          <w:b/>
        </w:rPr>
        <w:t xml:space="preserve">Behavior </w:t>
      </w:r>
      <w:r w:rsidR="006C6173">
        <w:rPr>
          <w:b/>
        </w:rPr>
        <w:t>T</w:t>
      </w:r>
      <w:r w:rsidR="00904AC1" w:rsidRPr="00460D2B">
        <w:rPr>
          <w:b/>
        </w:rPr>
        <w:t>rees</w:t>
      </w:r>
      <w:r w:rsidR="00904AC1">
        <w:t xml:space="preserve"> work by redirecting </w:t>
      </w:r>
      <w:r w:rsidR="00D57705">
        <w:t xml:space="preserve">flow down a </w:t>
      </w:r>
      <w:r w:rsidR="002B0318">
        <w:t>“</w:t>
      </w:r>
      <w:r w:rsidR="00D57705">
        <w:t>tree</w:t>
      </w:r>
      <w:r w:rsidR="002B0318">
        <w:t>”</w:t>
      </w:r>
      <w:r w:rsidR="00D57705">
        <w:t xml:space="preserve"> whereby branches and leaf nodes can only be accessed given certain conditions.</w:t>
      </w:r>
    </w:p>
    <w:p w14:paraId="6B47F0DA" w14:textId="77777777" w:rsidR="00160CED" w:rsidRDefault="00160CED" w:rsidP="00160CED">
      <w:pPr>
        <w:pStyle w:val="Heading3"/>
      </w:pPr>
      <w:bookmarkStart w:id="8" w:name="_Toc508201489"/>
      <w:r>
        <w:t>Behavior Trees</w:t>
      </w:r>
      <w:bookmarkEnd w:id="8"/>
    </w:p>
    <w:p w14:paraId="41EFC4C5" w14:textId="77777777" w:rsidR="00D57705" w:rsidRDefault="00460D2B" w:rsidP="00460D2B">
      <w:r>
        <w:t>Behavior Trees are t</w:t>
      </w:r>
      <w:r w:rsidR="00D57705">
        <w:t>he most straightforward implementation of AI in Unreal</w:t>
      </w:r>
      <w:r>
        <w:t>. They</w:t>
      </w:r>
      <w:r w:rsidR="00D57705">
        <w:t xml:space="preserve"> are powerful but require a bit of setup:</w:t>
      </w:r>
    </w:p>
    <w:p w14:paraId="265C90DC" w14:textId="77777777" w:rsidR="00344FF2" w:rsidRDefault="00D346D4" w:rsidP="00D45BF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8B33952" wp14:editId="7EAAD241">
            <wp:extent cx="257175" cy="257175"/>
            <wp:effectExtent l="0" t="0" r="9525" b="9525"/>
            <wp:docPr id="9" name="Picture 9" descr="C:\Users\Chad Mulroney\AppData\Local\Microsoft\Windows\INetCache\Content.Word\BehaviorTreeMode_2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d Mulroney\AppData\Local\Microsoft\Windows\INetCache\Content.Word\BehaviorTreeMode_20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75B">
        <w:rPr>
          <w:b/>
        </w:rPr>
        <w:t xml:space="preserve"> </w:t>
      </w:r>
    </w:p>
    <w:p w14:paraId="482E12DA" w14:textId="77777777" w:rsidR="00344FF2" w:rsidRDefault="00D57705" w:rsidP="00344FF2">
      <w:pPr>
        <w:pStyle w:val="ListParagraph"/>
      </w:pPr>
      <w:r w:rsidRPr="00344FF2">
        <w:rPr>
          <w:b/>
        </w:rPr>
        <w:t>Behavior Tree</w:t>
      </w:r>
      <w:r>
        <w:t xml:space="preserve"> </w:t>
      </w:r>
    </w:p>
    <w:p w14:paraId="2A960140" w14:textId="77777777" w:rsidR="0094475B" w:rsidRPr="00344FF2" w:rsidRDefault="00D57705" w:rsidP="00344FF2">
      <w:pPr>
        <w:pStyle w:val="ListParagraph"/>
        <w:rPr>
          <w:b/>
        </w:rPr>
      </w:pPr>
      <w:r>
        <w:t>Directs logic flow</w:t>
      </w:r>
    </w:p>
    <w:p w14:paraId="57BAB5BC" w14:textId="77777777" w:rsidR="00344FF2" w:rsidRDefault="00D346D4" w:rsidP="00344FF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A511526" wp14:editId="13A557A8">
            <wp:extent cx="257175" cy="257175"/>
            <wp:effectExtent l="0" t="0" r="9525" b="9525"/>
            <wp:docPr id="10" name="Picture 10" descr="C:\Users\Chad Mulroney\AppData\Local\Microsoft\Windows\INetCache\Content.Word\BlackboardMode_2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d Mulroney\AppData\Local\Microsoft\Windows\INetCache\Content.Word\BlackboardMode_20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75B">
        <w:rPr>
          <w:b/>
        </w:rPr>
        <w:t xml:space="preserve"> </w:t>
      </w:r>
    </w:p>
    <w:p w14:paraId="30DAE40F" w14:textId="77777777" w:rsidR="00344FF2" w:rsidRPr="00344FF2" w:rsidRDefault="00D57705" w:rsidP="00344FF2">
      <w:pPr>
        <w:pStyle w:val="ListParagraph"/>
        <w:rPr>
          <w:b/>
        </w:rPr>
      </w:pPr>
      <w:r w:rsidRPr="00344FF2">
        <w:rPr>
          <w:b/>
        </w:rPr>
        <w:t>Blackboard</w:t>
      </w:r>
    </w:p>
    <w:p w14:paraId="586BE977" w14:textId="77777777" w:rsidR="0094475B" w:rsidRDefault="00D57705" w:rsidP="00344FF2">
      <w:pPr>
        <w:pStyle w:val="ListParagraph"/>
      </w:pPr>
      <w:r>
        <w:t>Stores knowledge required to direct logic flow and core instructions</w:t>
      </w:r>
    </w:p>
    <w:p w14:paraId="3EE86827" w14:textId="77777777" w:rsidR="00344FF2" w:rsidRDefault="00D346D4" w:rsidP="00344FF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9207D74" wp14:editId="7E79B888">
            <wp:extent cx="304800" cy="304800"/>
            <wp:effectExtent l="0" t="0" r="0" b="0"/>
            <wp:docPr id="12" name="Picture 12" descr="C:\Users\Chad Mulroney\AppData\Local\Microsoft\Windows\INetCache\Content.Word\Service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ad Mulroney\AppData\Local\Microsoft\Windows\INetCache\Content.Word\Service_24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658C" w14:textId="77777777" w:rsidR="00344FF2" w:rsidRPr="00344FF2" w:rsidRDefault="00C92999" w:rsidP="00344FF2">
      <w:pPr>
        <w:pStyle w:val="ListParagraph"/>
        <w:rPr>
          <w:b/>
        </w:rPr>
      </w:pPr>
      <w:r w:rsidRPr="00344FF2">
        <w:rPr>
          <w:b/>
        </w:rPr>
        <w:t>Services</w:t>
      </w:r>
    </w:p>
    <w:p w14:paraId="4574B3B4" w14:textId="7AC6F110" w:rsidR="0094475B" w:rsidRDefault="00C92999" w:rsidP="00344FF2">
      <w:pPr>
        <w:pStyle w:val="ListParagraph"/>
      </w:pPr>
      <w:r>
        <w:t xml:space="preserve">Evaluate relevant information to control </w:t>
      </w:r>
      <w:r w:rsidR="001A76AB">
        <w:t>B</w:t>
      </w:r>
      <w:r>
        <w:t>lackboard parameters</w:t>
      </w:r>
    </w:p>
    <w:p w14:paraId="291EE65F" w14:textId="77777777" w:rsidR="00344FF2" w:rsidRDefault="00D346D4" w:rsidP="00344FF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EA9411B" wp14:editId="5E335A7C">
            <wp:extent cx="304800" cy="304800"/>
            <wp:effectExtent l="0" t="0" r="0" b="0"/>
            <wp:docPr id="13" name="Picture 13" descr="C:\Users\Chad Mulroney\AppData\Local\Microsoft\Windows\INetCache\Content.Word\Non_Conditional_Decorator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d Mulroney\AppData\Local\Microsoft\Windows\INetCache\Content.Word\Non_Conditional_Decorator_24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75B">
        <w:rPr>
          <w:b/>
        </w:rPr>
        <w:t xml:space="preserve"> </w:t>
      </w:r>
    </w:p>
    <w:p w14:paraId="21788628" w14:textId="77777777" w:rsidR="00344FF2" w:rsidRPr="00344FF2" w:rsidRDefault="00C92999" w:rsidP="00344FF2">
      <w:pPr>
        <w:pStyle w:val="ListParagraph"/>
        <w:rPr>
          <w:b/>
        </w:rPr>
      </w:pPr>
      <w:r w:rsidRPr="00344FF2">
        <w:rPr>
          <w:b/>
        </w:rPr>
        <w:t>Decorators</w:t>
      </w:r>
      <w:r w:rsidR="00344FF2" w:rsidRPr="00344FF2">
        <w:rPr>
          <w:b/>
        </w:rPr>
        <w:t xml:space="preserve"> </w:t>
      </w:r>
    </w:p>
    <w:p w14:paraId="27BF767D" w14:textId="578DFD10" w:rsidR="00C92999" w:rsidRDefault="00344FF2" w:rsidP="0094475B">
      <w:pPr>
        <w:pStyle w:val="ListParagraph"/>
      </w:pPr>
      <w:r>
        <w:t xml:space="preserve">Used </w:t>
      </w:r>
      <w:r w:rsidR="00C92999">
        <w:t>to stop Composite nodes or Leaf from being entered</w:t>
      </w:r>
      <w:r w:rsidR="002E6992">
        <w:t xml:space="preserve"> as well as maintain </w:t>
      </w:r>
      <w:r w:rsidR="001A76AB">
        <w:t>O</w:t>
      </w:r>
      <w:r w:rsidR="002E6992">
        <w:t xml:space="preserve">bservers to reset the </w:t>
      </w:r>
      <w:r w:rsidR="001A76AB">
        <w:t>B</w:t>
      </w:r>
      <w:r w:rsidR="002E6992">
        <w:t xml:space="preserve">ehavior </w:t>
      </w:r>
      <w:r w:rsidR="001A76AB">
        <w:t>T</w:t>
      </w:r>
      <w:r w:rsidR="002E6992">
        <w:t xml:space="preserve">ree if </w:t>
      </w:r>
      <w:r w:rsidR="00460D2B">
        <w:t>required</w:t>
      </w:r>
    </w:p>
    <w:p w14:paraId="77315799" w14:textId="77777777" w:rsidR="00D346D4" w:rsidRDefault="00D346D4" w:rsidP="00D346D4">
      <w:pPr>
        <w:pStyle w:val="ListParagraph"/>
      </w:pPr>
    </w:p>
    <w:p w14:paraId="3AFA7FA5" w14:textId="77777777" w:rsidR="00344FF2" w:rsidRDefault="00D346D4" w:rsidP="00344FF2">
      <w:pPr>
        <w:pStyle w:val="ListParagraph"/>
      </w:pPr>
      <w:r>
        <w:rPr>
          <w:noProof/>
        </w:rPr>
        <w:drawing>
          <wp:inline distT="0" distB="0" distL="0" distR="0" wp14:anchorId="7323314B" wp14:editId="2826F9D1">
            <wp:extent cx="304800" cy="304800"/>
            <wp:effectExtent l="0" t="0" r="0" b="0"/>
            <wp:docPr id="16" name="Picture 16" descr="C:\Users\Chad Mulroney\AppData\Local\Microsoft\Windows\INetCache\Content.Word\Selector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ad Mulroney\AppData\Local\Microsoft\Windows\INetCache\Content.Word\Selector_24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D4">
        <w:t xml:space="preserve"> </w:t>
      </w:r>
      <w:r>
        <w:rPr>
          <w:noProof/>
        </w:rPr>
        <w:drawing>
          <wp:inline distT="0" distB="0" distL="0" distR="0" wp14:anchorId="7A4A8C3B" wp14:editId="18F2B450">
            <wp:extent cx="304800" cy="304800"/>
            <wp:effectExtent l="0" t="0" r="0" b="0"/>
            <wp:docPr id="17" name="Picture 17" descr="C:\Users\Chad Mulroney\AppData\Local\Microsoft\Windows\INetCache\Content.Word\Sequence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ad Mulroney\AppData\Local\Microsoft\Windows\INetCache\Content.Word\Sequence_24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6D4">
        <w:t xml:space="preserve"> </w:t>
      </w:r>
      <w:r>
        <w:rPr>
          <w:noProof/>
        </w:rPr>
        <w:drawing>
          <wp:inline distT="0" distB="0" distL="0" distR="0" wp14:anchorId="31FC24B9" wp14:editId="3119A7DF">
            <wp:extent cx="304800" cy="304800"/>
            <wp:effectExtent l="0" t="0" r="0" b="0"/>
            <wp:docPr id="18" name="Picture 18" descr="C:\Users\Chad Mulroney\AppData\Local\Microsoft\Windows\INetCache\Content.Word\Simple_Parallel_2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ad Mulroney\AppData\Local\Microsoft\Windows\INetCache\Content.Word\Simple_Parallel_24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75B">
        <w:t xml:space="preserve"> </w:t>
      </w:r>
    </w:p>
    <w:p w14:paraId="36FFA88C" w14:textId="77777777" w:rsidR="00344FF2" w:rsidRDefault="002E6992" w:rsidP="00344FF2">
      <w:pPr>
        <w:pStyle w:val="ListParagraph"/>
      </w:pPr>
      <w:r w:rsidRPr="00344FF2">
        <w:rPr>
          <w:b/>
        </w:rPr>
        <w:t>Composite nodes</w:t>
      </w:r>
      <w:r>
        <w:t xml:space="preserve"> </w:t>
      </w:r>
    </w:p>
    <w:p w14:paraId="08F1C0E7" w14:textId="77777777" w:rsidR="00460D2B" w:rsidRDefault="006F130F" w:rsidP="0094475B">
      <w:pPr>
        <w:pStyle w:val="ListParagraph"/>
      </w:pPr>
      <w:r>
        <w:t>U</w:t>
      </w:r>
      <w:r w:rsidR="00344FF2">
        <w:t>sed</w:t>
      </w:r>
      <w:r w:rsidR="002E6992">
        <w:t xml:space="preserve"> for node execution flow. Sequences execute from left to right</w:t>
      </w:r>
      <w:r w:rsidR="00247CCE">
        <w:t>,</w:t>
      </w:r>
      <w:r w:rsidR="002E6992">
        <w:t xml:space="preserve"> and when one node fails, </w:t>
      </w:r>
      <w:r w:rsidR="00B12C79">
        <w:t>Sequences</w:t>
      </w:r>
      <w:r w:rsidR="00176A4E">
        <w:t xml:space="preserve"> </w:t>
      </w:r>
      <w:r w:rsidR="002E6992">
        <w:t>will themselves fail. Selectors execute from left to right and stop when one of their children succeeds.</w:t>
      </w:r>
    </w:p>
    <w:p w14:paraId="3D8220AE" w14:textId="77777777" w:rsidR="0094475B" w:rsidRDefault="0094475B" w:rsidP="0094475B">
      <w:pPr>
        <w:pStyle w:val="ListParagraph"/>
      </w:pPr>
    </w:p>
    <w:p w14:paraId="442C86FB" w14:textId="77777777" w:rsidR="00460D2B" w:rsidRDefault="00AF15A0" w:rsidP="0053763B">
      <w:pPr>
        <w:pStyle w:val="ListParagraph"/>
        <w:keepNext/>
        <w:keepLines/>
      </w:pPr>
      <w:r w:rsidRPr="00460D2B">
        <w:rPr>
          <w:b/>
        </w:rPr>
        <w:lastRenderedPageBreak/>
        <w:t>Blackboard subtrees</w:t>
      </w:r>
      <w:r>
        <w:t xml:space="preserve"> can be loaded in dynamically for custom behaviors. For instance, </w:t>
      </w:r>
      <w:r w:rsidR="007B52AC">
        <w:t xml:space="preserve">a separate Dynamic Subtree could be loaded for different held items to keep the primary tree clean with </w:t>
      </w:r>
      <w:r w:rsidR="00F23800">
        <w:t xml:space="preserve">all </w:t>
      </w:r>
      <w:r w:rsidR="003B23DB">
        <w:t>item-</w:t>
      </w:r>
      <w:r w:rsidR="002E6992">
        <w:t>specific</w:t>
      </w:r>
      <w:r w:rsidR="007B52AC">
        <w:t xml:space="preserve"> logic being isolated out.</w:t>
      </w:r>
    </w:p>
    <w:p w14:paraId="7B4327DE" w14:textId="77777777" w:rsidR="00460D2B" w:rsidRDefault="00460D2B" w:rsidP="0053763B">
      <w:pPr>
        <w:pStyle w:val="ListParagraph"/>
        <w:keepNext/>
        <w:keepLines/>
      </w:pPr>
    </w:p>
    <w:p w14:paraId="5A5D63F0" w14:textId="77777777" w:rsidR="002E6992" w:rsidRDefault="00176A4E" w:rsidP="0053763B">
      <w:pPr>
        <w:pStyle w:val="ListParagraph"/>
        <w:keepNext/>
        <w:keepLines/>
      </w:pPr>
      <w:r>
        <w:t>They t</w:t>
      </w:r>
      <w:r w:rsidR="00B158D7">
        <w:t>ypically require the creation of additional BTTasks that are specific to the item</w:t>
      </w:r>
      <w:r>
        <w:t>.</w:t>
      </w:r>
    </w:p>
    <w:p w14:paraId="4BCFC46E" w14:textId="77777777" w:rsidR="00160CED" w:rsidRDefault="008C347B" w:rsidP="00A94FB2">
      <w:pPr>
        <w:spacing w:before="280"/>
      </w:pPr>
      <w:r>
        <w:t>Hide</w:t>
      </w:r>
      <w:r w:rsidR="00C56757">
        <w:t xml:space="preserve"> </w:t>
      </w:r>
      <w:r w:rsidR="00176A4E">
        <w:t>and</w:t>
      </w:r>
      <w:r w:rsidR="00C56757">
        <w:t xml:space="preserve"> </w:t>
      </w:r>
      <w:r w:rsidR="00176A4E">
        <w:t>Seek</w:t>
      </w:r>
      <w:r>
        <w:t xml:space="preserve"> AI </w:t>
      </w:r>
      <w:r w:rsidR="00176A4E">
        <w:t>e</w:t>
      </w:r>
      <w:r>
        <w:t xml:space="preserve">xample </w:t>
      </w:r>
      <w:r w:rsidR="00176A4E">
        <w:t>a</w:t>
      </w:r>
      <w:r>
        <w:t>vailable in the Academic Examples project:</w:t>
      </w:r>
      <w:r>
        <w:br/>
      </w:r>
      <w:r w:rsidRPr="008C347B">
        <w:rPr>
          <w:b/>
        </w:rPr>
        <w:t>World'/Game/Examples/HideAndSeekAI/HideAndSeekMap.HideAndSeekMap'</w:t>
      </w:r>
      <w:r>
        <w:t xml:space="preserve"> </w:t>
      </w:r>
    </w:p>
    <w:p w14:paraId="7CAF8C6B" w14:textId="77777777" w:rsidR="00160CED" w:rsidRDefault="00160CED" w:rsidP="00160CED">
      <w:pPr>
        <w:pStyle w:val="Heading3"/>
      </w:pPr>
      <w:bookmarkStart w:id="9" w:name="_Toc508201490"/>
      <w:r>
        <w:t>AI Information Gathering</w:t>
      </w:r>
      <w:bookmarkEnd w:id="9"/>
    </w:p>
    <w:p w14:paraId="75AAEA9D" w14:textId="77777777" w:rsidR="00296BCF" w:rsidRDefault="00296BCF" w:rsidP="008275AC">
      <w:pPr>
        <w:pStyle w:val="ListParagraph"/>
        <w:numPr>
          <w:ilvl w:val="0"/>
          <w:numId w:val="7"/>
        </w:numPr>
        <w:spacing w:before="80"/>
      </w:pPr>
      <w:r>
        <w:t>At any stage</w:t>
      </w:r>
      <w:r w:rsidR="009A1CCB">
        <w:t>,</w:t>
      </w:r>
      <w:r>
        <w:t xml:space="preserve"> AI has the potential to access almost any information within the world. The trick is to make </w:t>
      </w:r>
      <w:r w:rsidR="009A1CCB">
        <w:t>it</w:t>
      </w:r>
      <w:r>
        <w:t xml:space="preserve"> something that’s understandable from which simple conclusions can be drawn and act upon.</w:t>
      </w:r>
    </w:p>
    <w:p w14:paraId="38F79214" w14:textId="77777777" w:rsidR="009D15F9" w:rsidRDefault="009D15F9" w:rsidP="00296BCF">
      <w:pPr>
        <w:pStyle w:val="ListParagraph"/>
        <w:numPr>
          <w:ilvl w:val="0"/>
          <w:numId w:val="7"/>
        </w:numPr>
      </w:pPr>
      <w:r>
        <w:t xml:space="preserve">Sometimes </w:t>
      </w:r>
      <w:r w:rsidR="003B23DB">
        <w:t xml:space="preserve">it is </w:t>
      </w:r>
      <w:r>
        <w:t xml:space="preserve">impossible to know </w:t>
      </w:r>
      <w:r w:rsidR="003B23DB">
        <w:t xml:space="preserve">if </w:t>
      </w:r>
      <w:r>
        <w:t>information is fed to the AI to ensure that gameplay is consistent. For instance, the location of a dropped flag could be passed to a</w:t>
      </w:r>
      <w:r w:rsidR="002D3D2A">
        <w:t xml:space="preserve"> bot without it ever seeing it.</w:t>
      </w:r>
    </w:p>
    <w:p w14:paraId="0CABEBA6" w14:textId="77777777" w:rsidR="00160CED" w:rsidRDefault="00160CED" w:rsidP="00160CED">
      <w:pPr>
        <w:pStyle w:val="Heading3"/>
      </w:pPr>
      <w:bookmarkStart w:id="10" w:name="_Toc508201491"/>
      <w:r>
        <w:t>EQS</w:t>
      </w:r>
      <w:bookmarkEnd w:id="10"/>
    </w:p>
    <w:p w14:paraId="3A7C05BD" w14:textId="77777777" w:rsidR="00296BCF" w:rsidRDefault="00296BCF" w:rsidP="008275AC">
      <w:pPr>
        <w:pStyle w:val="ListParagraph"/>
        <w:numPr>
          <w:ilvl w:val="0"/>
          <w:numId w:val="7"/>
        </w:numPr>
        <w:spacing w:before="80"/>
      </w:pPr>
      <w:r>
        <w:t xml:space="preserve">EQS is an incredibly powerful tool that can be used to quickly process large amounts of information in the world. </w:t>
      </w:r>
    </w:p>
    <w:p w14:paraId="42F4F39C" w14:textId="77777777" w:rsidR="00E771A2" w:rsidRPr="00296BCF" w:rsidRDefault="00463183" w:rsidP="00296BCF">
      <w:pPr>
        <w:pStyle w:val="ListParagraph"/>
        <w:numPr>
          <w:ilvl w:val="0"/>
          <w:numId w:val="7"/>
        </w:numPr>
      </w:pPr>
      <w:r>
        <w:t>EQS</w:t>
      </w:r>
      <w:r w:rsidR="009A1CCB">
        <w:t xml:space="preserve"> c</w:t>
      </w:r>
      <w:r w:rsidR="00E771A2">
        <w:t xml:space="preserve">an be used for </w:t>
      </w:r>
      <w:r w:rsidR="003059CB">
        <w:t xml:space="preserve">more </w:t>
      </w:r>
      <w:r w:rsidR="00E771A2">
        <w:t>than just</w:t>
      </w:r>
      <w:r w:rsidR="009A1CCB">
        <w:t xml:space="preserve"> having</w:t>
      </w:r>
      <w:r w:rsidR="00E771A2">
        <w:t xml:space="preserve"> </w:t>
      </w:r>
      <w:r w:rsidR="003059CB">
        <w:t xml:space="preserve">a </w:t>
      </w:r>
      <w:r w:rsidR="00E771A2">
        <w:t xml:space="preserve">pawn understand </w:t>
      </w:r>
      <w:r w:rsidR="003059CB">
        <w:t>its</w:t>
      </w:r>
      <w:r w:rsidR="00E771A2">
        <w:t xml:space="preserve"> environment</w:t>
      </w:r>
      <w:r w:rsidR="009A1CCB">
        <w:t>. It</w:t>
      </w:r>
      <w:r w:rsidR="00E771A2">
        <w:t xml:space="preserve"> could also be used for gameplay tasks</w:t>
      </w:r>
      <w:r w:rsidR="009A1CCB">
        <w:t>,</w:t>
      </w:r>
      <w:r w:rsidR="00E771A2">
        <w:t xml:space="preserve"> such as identifying weaponless players and </w:t>
      </w:r>
      <w:r w:rsidR="009A1CCB">
        <w:t>“</w:t>
      </w:r>
      <w:r w:rsidR="00E771A2">
        <w:t>randomly</w:t>
      </w:r>
      <w:r w:rsidR="009A1CCB">
        <w:t>”</w:t>
      </w:r>
      <w:r w:rsidR="00E771A2">
        <w:t xml:space="preserve"> dropping items closer to those in need to keep the game </w:t>
      </w:r>
      <w:r w:rsidR="007E47B0">
        <w:t xml:space="preserve">more </w:t>
      </w:r>
      <w:r w:rsidR="00E771A2">
        <w:t>even</w:t>
      </w:r>
      <w:r w:rsidR="007E47B0">
        <w:t xml:space="preserve"> and tense</w:t>
      </w:r>
      <w:r w:rsidR="00E771A2">
        <w:t>.</w:t>
      </w:r>
    </w:p>
    <w:p w14:paraId="4A327A3E" w14:textId="77777777" w:rsidR="00FC7BA6" w:rsidRDefault="00FC7BA6" w:rsidP="00A5792B">
      <w:pPr>
        <w:pStyle w:val="Heading3"/>
      </w:pPr>
      <w:bookmarkStart w:id="11" w:name="_Toc508201492"/>
      <w:r>
        <w:t>Navigation Meshes</w:t>
      </w:r>
      <w:bookmarkEnd w:id="11"/>
    </w:p>
    <w:p w14:paraId="0D887CCF" w14:textId="77777777" w:rsidR="00FC7BA6" w:rsidRDefault="00B11DD0" w:rsidP="008275AC">
      <w:pPr>
        <w:pStyle w:val="ListParagraph"/>
        <w:numPr>
          <w:ilvl w:val="0"/>
          <w:numId w:val="9"/>
        </w:numPr>
        <w:spacing w:before="80"/>
      </w:pPr>
      <w:r>
        <w:t>Navigation meshes divide</w:t>
      </w:r>
      <w:r w:rsidR="00FC7BA6">
        <w:t xml:space="preserve"> the world into simplified </w:t>
      </w:r>
      <w:r w:rsidR="005D5A23">
        <w:t>navigable polygons that can be searched to find a path to a location.</w:t>
      </w:r>
    </w:p>
    <w:p w14:paraId="4828D456" w14:textId="77777777" w:rsidR="005D5A23" w:rsidRDefault="009D15F9" w:rsidP="00FC7BA6">
      <w:pPr>
        <w:pStyle w:val="ListParagraph"/>
        <w:numPr>
          <w:ilvl w:val="0"/>
          <w:numId w:val="9"/>
        </w:numPr>
      </w:pPr>
      <w:r w:rsidRPr="00F23800">
        <w:rPr>
          <w:b/>
        </w:rPr>
        <w:t>NavMesh</w:t>
      </w:r>
      <w:r>
        <w:t xml:space="preserve"> islands can be linked using </w:t>
      </w:r>
      <w:r w:rsidRPr="00F23800">
        <w:rPr>
          <w:b/>
        </w:rPr>
        <w:t>Nav</w:t>
      </w:r>
      <w:r w:rsidR="00F23800" w:rsidRPr="00F23800">
        <w:rPr>
          <w:b/>
        </w:rPr>
        <w:t>LinkProxy</w:t>
      </w:r>
      <w:r w:rsidR="00F23800">
        <w:t xml:space="preserve"> actors. This allows your pawns to</w:t>
      </w:r>
      <w:r w:rsidR="001724C1">
        <w:t xml:space="preserve"> </w:t>
      </w:r>
      <w:r w:rsidR="00F23800">
        <w:t xml:space="preserve">move between different </w:t>
      </w:r>
      <w:r w:rsidR="00F23800" w:rsidRPr="00F23800">
        <w:rPr>
          <w:b/>
        </w:rPr>
        <w:t>NavMeshes</w:t>
      </w:r>
      <w:r w:rsidR="00F23800">
        <w:t>. A few examples where this is useful include</w:t>
      </w:r>
      <w:r>
        <w:t xml:space="preserve"> elevators, ledges, </w:t>
      </w:r>
      <w:r w:rsidR="00F23800">
        <w:t>and</w:t>
      </w:r>
      <w:r>
        <w:t xml:space="preserve"> jump pads</w:t>
      </w:r>
      <w:r w:rsidR="00F23800">
        <w:t>.</w:t>
      </w:r>
    </w:p>
    <w:p w14:paraId="6166B77D" w14:textId="77777777" w:rsidR="005D5A23" w:rsidRDefault="00B11DD0" w:rsidP="00FC7BA6">
      <w:pPr>
        <w:pStyle w:val="ListParagraph"/>
        <w:numPr>
          <w:ilvl w:val="0"/>
          <w:numId w:val="9"/>
        </w:numPr>
      </w:pPr>
      <w:r>
        <w:t>Navigation meshes</w:t>
      </w:r>
      <w:r w:rsidR="005D5A23">
        <w:t xml:space="preserve"> have a range of agents set up so that giants could </w:t>
      </w:r>
      <w:r w:rsidR="009D15F9">
        <w:t>be on</w:t>
      </w:r>
      <w:r w:rsidR="00F23800">
        <w:t xml:space="preserve"> one </w:t>
      </w:r>
      <w:r w:rsidR="00F23800" w:rsidRPr="00F23800">
        <w:rPr>
          <w:b/>
        </w:rPr>
        <w:t>NavM</w:t>
      </w:r>
      <w:r w:rsidR="005D5A23" w:rsidRPr="00F23800">
        <w:rPr>
          <w:b/>
        </w:rPr>
        <w:t>esh</w:t>
      </w:r>
      <w:r w:rsidR="005D5A23">
        <w:t>, people on another</w:t>
      </w:r>
      <w:r>
        <w:t>,</w:t>
      </w:r>
      <w:r w:rsidR="005D5A23">
        <w:t xml:space="preserve"> and mice on another. This allows for </w:t>
      </w:r>
      <w:r w:rsidR="009D15F9">
        <w:t>a wide range of potential paths for a variety of pawn agent sizes.</w:t>
      </w:r>
    </w:p>
    <w:p w14:paraId="3C9A24DB" w14:textId="77777777" w:rsidR="00893A70" w:rsidRPr="00FC7BA6" w:rsidRDefault="00893A70" w:rsidP="00FC7BA6">
      <w:pPr>
        <w:pStyle w:val="ListParagraph"/>
        <w:numPr>
          <w:ilvl w:val="0"/>
          <w:numId w:val="9"/>
        </w:numPr>
      </w:pPr>
      <w:r>
        <w:t>Navigation Invokers can be used as a way of creating navigation data over a large area to save on path evaluation costs and memory overhead.</w:t>
      </w:r>
    </w:p>
    <w:p w14:paraId="0084B55D" w14:textId="77777777" w:rsidR="00160CED" w:rsidRDefault="00160CED" w:rsidP="0053763B">
      <w:pPr>
        <w:pStyle w:val="Heading3"/>
      </w:pPr>
      <w:bookmarkStart w:id="12" w:name="_Toc508201493"/>
      <w:r>
        <w:lastRenderedPageBreak/>
        <w:t>AI “Imperfections”</w:t>
      </w:r>
      <w:bookmarkEnd w:id="12"/>
    </w:p>
    <w:p w14:paraId="7E2E4F0D" w14:textId="77777777" w:rsidR="009D15F9" w:rsidRDefault="007E47B0" w:rsidP="0053763B">
      <w:pPr>
        <w:pStyle w:val="ListParagraph"/>
        <w:keepNext/>
        <w:keepLines/>
        <w:numPr>
          <w:ilvl w:val="0"/>
          <w:numId w:val="8"/>
        </w:numPr>
        <w:spacing w:before="80"/>
      </w:pPr>
      <w:r>
        <w:t xml:space="preserve">A wide range of AI imperfections can be employed to make a pawn seem </w:t>
      </w:r>
      <w:r w:rsidR="00F23800">
        <w:t xml:space="preserve">more </w:t>
      </w:r>
      <w:r w:rsidR="003B23DB">
        <w:t>“</w:t>
      </w:r>
      <w:r w:rsidR="00F23800">
        <w:t>human</w:t>
      </w:r>
      <w:r w:rsidR="003B23DB">
        <w:t>.”</w:t>
      </w:r>
      <w:r w:rsidR="00F23800">
        <w:t xml:space="preserve"> These can include</w:t>
      </w:r>
      <w:r w:rsidR="004F609A">
        <w:t xml:space="preserve"> the following:</w:t>
      </w:r>
    </w:p>
    <w:p w14:paraId="519BB49D" w14:textId="0B50BDAF" w:rsidR="009D15F9" w:rsidRDefault="00F33D3C" w:rsidP="0053763B">
      <w:pPr>
        <w:pStyle w:val="ListParagraph"/>
        <w:keepNext/>
        <w:keepLines/>
        <w:numPr>
          <w:ilvl w:val="0"/>
          <w:numId w:val="8"/>
        </w:numPr>
        <w:ind w:left="1440"/>
      </w:pPr>
      <w:r>
        <w:t>D</w:t>
      </w:r>
      <w:r w:rsidR="00FC7BA6">
        <w:t>elaying data</w:t>
      </w:r>
      <w:r w:rsidR="009D15F9">
        <w:t xml:space="preserve"> from reaching the </w:t>
      </w:r>
      <w:r w:rsidR="001A76AB">
        <w:t>Behavior Tree</w:t>
      </w:r>
      <w:r w:rsidR="009D15F9">
        <w:t xml:space="preserve"> to simulate human reactions</w:t>
      </w:r>
    </w:p>
    <w:p w14:paraId="5D6CB909" w14:textId="77777777" w:rsidR="00160CED" w:rsidRDefault="00F33D3C" w:rsidP="0053763B">
      <w:pPr>
        <w:pStyle w:val="ListParagraph"/>
        <w:keepNext/>
        <w:keepLines/>
        <w:numPr>
          <w:ilvl w:val="0"/>
          <w:numId w:val="8"/>
        </w:numPr>
        <w:ind w:left="1440"/>
      </w:pPr>
      <w:r>
        <w:t>M</w:t>
      </w:r>
      <w:r w:rsidR="00FC7BA6">
        <w:t>issing shots that AI could otherwise hit</w:t>
      </w:r>
    </w:p>
    <w:p w14:paraId="4582C482" w14:textId="6DDBB1BA" w:rsidR="0053763B" w:rsidRPr="0053763B" w:rsidRDefault="00F33D3C" w:rsidP="0053763B">
      <w:pPr>
        <w:pStyle w:val="ListParagraph"/>
        <w:keepNext/>
        <w:keepLines/>
        <w:numPr>
          <w:ilvl w:val="0"/>
          <w:numId w:val="8"/>
        </w:numPr>
        <w:ind w:left="1440"/>
      </w:pPr>
      <w:r>
        <w:t>M</w:t>
      </w:r>
      <w:r w:rsidR="009D15F9">
        <w:t xml:space="preserve">issing first shots taken so that the player takes cover and becomes aware of </w:t>
      </w:r>
      <w:r w:rsidR="00502352">
        <w:t>the enemies</w:t>
      </w:r>
      <w:r w:rsidR="00EE6E93">
        <w:t>’</w:t>
      </w:r>
      <w:r w:rsidR="00502352">
        <w:t xml:space="preserve"> presence or position</w:t>
      </w:r>
    </w:p>
    <w:p w14:paraId="313F2606" w14:textId="44B98FA9" w:rsidR="00160CED" w:rsidRDefault="009D46A2" w:rsidP="00160CED">
      <w:pPr>
        <w:pStyle w:val="Heading2"/>
      </w:pPr>
      <w:bookmarkStart w:id="13" w:name="_Toc508201494"/>
      <w:r>
        <w:t xml:space="preserve">6.2. </w:t>
      </w:r>
      <w:r w:rsidR="00160CED">
        <w:t>Common Mistakes</w:t>
      </w:r>
      <w:bookmarkEnd w:id="13"/>
    </w:p>
    <w:p w14:paraId="5EA293F0" w14:textId="77777777" w:rsidR="00893A70" w:rsidRDefault="00893A70" w:rsidP="00160CED">
      <w:pPr>
        <w:pStyle w:val="Heading3"/>
      </w:pPr>
      <w:bookmarkStart w:id="14" w:name="_Toc508201495"/>
      <w:r>
        <w:t>EQS</w:t>
      </w:r>
      <w:bookmarkEnd w:id="14"/>
    </w:p>
    <w:p w14:paraId="1E123D46" w14:textId="11AC295E" w:rsidR="00893A70" w:rsidRPr="00893A70" w:rsidRDefault="00893A70" w:rsidP="00893A70">
      <w:r>
        <w:t xml:space="preserve">EQS is an experimental feature that </w:t>
      </w:r>
      <w:r w:rsidRPr="00893A70">
        <w:rPr>
          <w:b/>
        </w:rPr>
        <w:t xml:space="preserve">must be enabled manually from the </w:t>
      </w:r>
      <w:r w:rsidR="001A76AB">
        <w:rPr>
          <w:b/>
        </w:rPr>
        <w:t>E</w:t>
      </w:r>
      <w:r w:rsidRPr="00893A70">
        <w:rPr>
          <w:b/>
        </w:rPr>
        <w:t xml:space="preserve">ditor </w:t>
      </w:r>
      <w:r w:rsidR="001A76AB">
        <w:rPr>
          <w:b/>
        </w:rPr>
        <w:t>P</w:t>
      </w:r>
      <w:r w:rsidRPr="00893A70">
        <w:rPr>
          <w:b/>
        </w:rPr>
        <w:t>references</w:t>
      </w:r>
      <w:r>
        <w:t xml:space="preserve">. If </w:t>
      </w:r>
      <w:r w:rsidR="00C37C28">
        <w:t>it</w:t>
      </w:r>
      <w:r>
        <w:t xml:space="preserve"> is not manually enabled</w:t>
      </w:r>
      <w:r w:rsidR="00C37C28">
        <w:t>,</w:t>
      </w:r>
      <w:r>
        <w:t xml:space="preserve"> the editor will give you errors on launch.</w:t>
      </w:r>
    </w:p>
    <w:p w14:paraId="3CC56D2A" w14:textId="77777777" w:rsidR="00160CED" w:rsidRDefault="001724C1" w:rsidP="00160CED">
      <w:pPr>
        <w:pStyle w:val="Heading3"/>
      </w:pPr>
      <w:bookmarkStart w:id="15" w:name="_Toc508201496"/>
      <w:r>
        <w:t>Nav</w:t>
      </w:r>
      <w:r w:rsidR="00160CED">
        <w:t>Mesh Bounds</w:t>
      </w:r>
      <w:bookmarkEnd w:id="15"/>
    </w:p>
    <w:p w14:paraId="7CF9A9B7" w14:textId="77777777" w:rsidR="00160CED" w:rsidRDefault="00893A70" w:rsidP="00160CED">
      <w:r>
        <w:t>If your pawns appear to be set up but aren’t moving</w:t>
      </w:r>
      <w:r w:rsidR="00C37C28">
        <w:t>,</w:t>
      </w:r>
      <w:r>
        <w:t xml:space="preserve"> you may not have</w:t>
      </w:r>
      <w:r w:rsidR="00762855">
        <w:t xml:space="preserve"> a</w:t>
      </w:r>
      <w:r w:rsidR="001724C1">
        <w:t xml:space="preserve"> </w:t>
      </w:r>
      <w:r w:rsidR="001724C1" w:rsidRPr="008425BE">
        <w:rPr>
          <w:b/>
        </w:rPr>
        <w:t>NavM</w:t>
      </w:r>
      <w:r w:rsidR="00762855" w:rsidRPr="008425BE">
        <w:rPr>
          <w:b/>
        </w:rPr>
        <w:t>esh</w:t>
      </w:r>
      <w:r w:rsidR="00762855">
        <w:t xml:space="preserve"> bounds volume in place to generate navigation data or, if you do, it may not be positioned over the area.</w:t>
      </w:r>
    </w:p>
    <w:p w14:paraId="10F0B9EF" w14:textId="77777777" w:rsidR="00762855" w:rsidRPr="00160CED" w:rsidRDefault="00762855" w:rsidP="00160CED"/>
    <w:p w14:paraId="7E19C164" w14:textId="77777777" w:rsidR="0023629B" w:rsidRDefault="00E613C0" w:rsidP="0023629B">
      <w:pPr>
        <w:pStyle w:val="Heading1"/>
      </w:pPr>
      <w:bookmarkStart w:id="16" w:name="_Toc508201497"/>
      <w:r>
        <w:lastRenderedPageBreak/>
        <w:t>Exercises</w:t>
      </w:r>
      <w:bookmarkEnd w:id="16"/>
    </w:p>
    <w:p w14:paraId="3D1D02AE" w14:textId="77777777" w:rsidR="00762855" w:rsidRDefault="00762855" w:rsidP="008425BE">
      <w:pPr>
        <w:pStyle w:val="Heading2"/>
      </w:pPr>
      <w:bookmarkStart w:id="17" w:name="_Toc508201498"/>
      <w:r>
        <w:t>Exercise 6A</w:t>
      </w:r>
      <w:r w:rsidR="00E75D00">
        <w:t>:</w:t>
      </w:r>
      <w:r>
        <w:t xml:space="preserve"> </w:t>
      </w:r>
      <w:r w:rsidR="00AE0C65">
        <w:t>AI</w:t>
      </w:r>
      <w:r>
        <w:t xml:space="preserve"> Basics</w:t>
      </w:r>
      <w:bookmarkEnd w:id="17"/>
    </w:p>
    <w:p w14:paraId="1CFC8FAD" w14:textId="77777777" w:rsidR="00762855" w:rsidRDefault="00762855" w:rsidP="00762855">
      <w:r w:rsidRPr="008425BE">
        <w:rPr>
          <w:b/>
        </w:rPr>
        <w:t>Deliverables:</w:t>
      </w:r>
      <w:r>
        <w:t xml:space="preserve"> Project files</w:t>
      </w:r>
      <w:r w:rsidR="003B23DB">
        <w:t xml:space="preserve"> </w:t>
      </w:r>
      <w:r>
        <w:t xml:space="preserve">(uassets), </w:t>
      </w:r>
      <w:r w:rsidR="00BC738F">
        <w:t>In-</w:t>
      </w:r>
      <w:r>
        <w:t>class observation</w:t>
      </w:r>
    </w:p>
    <w:p w14:paraId="202097BF" w14:textId="77777777" w:rsidR="00762855" w:rsidRDefault="00762855" w:rsidP="00762855">
      <w:r w:rsidRPr="00E24B91">
        <w:rPr>
          <w:b/>
        </w:rPr>
        <w:t>Instructor Task:</w:t>
      </w:r>
      <w:r>
        <w:t xml:space="preserve"> Demonstrate the</w:t>
      </w:r>
      <w:r w:rsidR="00AE0C65">
        <w:t xml:space="preserve"> most</w:t>
      </w:r>
      <w:r>
        <w:t xml:space="preserve"> basic setup of </w:t>
      </w:r>
      <w:r w:rsidR="00AE0C65">
        <w:t xml:space="preserve">an </w:t>
      </w:r>
      <w:r>
        <w:t xml:space="preserve">AI </w:t>
      </w:r>
      <w:r w:rsidR="00AE0C65">
        <w:t>Controller</w:t>
      </w:r>
      <w:r w:rsidR="00C37C28">
        <w:t>.</w:t>
      </w:r>
    </w:p>
    <w:p w14:paraId="1D6A4132" w14:textId="77777777" w:rsidR="0023629B" w:rsidRPr="0023629B" w:rsidRDefault="00762855" w:rsidP="0023629B">
      <w:r w:rsidRPr="00E24B91">
        <w:rPr>
          <w:b/>
        </w:rPr>
        <w:t>Student Task:</w:t>
      </w:r>
      <w:r>
        <w:rPr>
          <w:b/>
        </w:rPr>
        <w:t xml:space="preserve"> </w:t>
      </w:r>
      <w:r>
        <w:t xml:space="preserve">Create a new AI </w:t>
      </w:r>
      <w:r w:rsidR="00AE0C65">
        <w:t>Controller that will use the default ThirdPersonCharacter as its pawn and make it wander around to random points within 1</w:t>
      </w:r>
      <w:r w:rsidR="00F33D3C">
        <w:t>,</w:t>
      </w:r>
      <w:r w:rsidR="00AE0C65">
        <w:t>000 units</w:t>
      </w:r>
      <w:r w:rsidR="00C37C28">
        <w:t>.</w:t>
      </w:r>
    </w:p>
    <w:p w14:paraId="1053E798" w14:textId="77777777" w:rsidR="00666B24" w:rsidRDefault="00E106ED" w:rsidP="00E613C0">
      <w:pPr>
        <w:rPr>
          <w:b/>
        </w:rPr>
      </w:pPr>
      <w:r>
        <w:rPr>
          <w:noProof/>
        </w:rPr>
        <w:drawing>
          <wp:inline distT="0" distB="0" distL="0" distR="0" wp14:anchorId="4049E79C" wp14:editId="6E471E17">
            <wp:extent cx="5943600" cy="1490980"/>
            <wp:effectExtent l="76200" t="76200" r="13335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8702E" w14:textId="77777777" w:rsidR="00E613C0" w:rsidRPr="006315BE" w:rsidRDefault="005908DF" w:rsidP="00E613C0">
      <w:pPr>
        <w:rPr>
          <w:b/>
        </w:rPr>
      </w:pPr>
      <w:r>
        <w:rPr>
          <w:b/>
        </w:rPr>
        <w:t>Direction</w:t>
      </w:r>
      <w:r w:rsidR="00C37C28">
        <w:rPr>
          <w:b/>
        </w:rPr>
        <w:t>s</w:t>
      </w:r>
    </w:p>
    <w:p w14:paraId="59249D3B" w14:textId="77777777" w:rsidR="00E613C0" w:rsidRDefault="001F76B2" w:rsidP="00E613C0">
      <w:pPr>
        <w:pStyle w:val="ListParagraph"/>
        <w:numPr>
          <w:ilvl w:val="0"/>
          <w:numId w:val="1"/>
        </w:numPr>
      </w:pPr>
      <w:r>
        <w:t>Create an AI Controller</w:t>
      </w:r>
      <w:r w:rsidR="00C37C28">
        <w:t>.</w:t>
      </w:r>
    </w:p>
    <w:p w14:paraId="6CB0B879" w14:textId="77777777" w:rsidR="00762855" w:rsidRPr="004F609A" w:rsidRDefault="001F76B2" w:rsidP="00762855">
      <w:pPr>
        <w:pStyle w:val="ListParagraph"/>
        <w:numPr>
          <w:ilvl w:val="0"/>
          <w:numId w:val="1"/>
        </w:numPr>
      </w:pPr>
      <w:r>
        <w:t>Creat</w:t>
      </w:r>
      <w:r w:rsidR="00BF6EE6">
        <w:t xml:space="preserve">e a Custom Event called </w:t>
      </w:r>
      <w:r w:rsidR="004F609A" w:rsidRPr="004F609A">
        <w:t>“</w:t>
      </w:r>
      <w:r w:rsidR="00BF6EE6" w:rsidRPr="004F609A">
        <w:t>Wander</w:t>
      </w:r>
      <w:r w:rsidR="004F609A" w:rsidRPr="004F609A">
        <w:t>”</w:t>
      </w:r>
      <w:r w:rsidR="00BF6EE6">
        <w:t xml:space="preserve"> and call it from </w:t>
      </w:r>
      <w:r w:rsidR="004F609A" w:rsidRPr="004F609A">
        <w:t>“</w:t>
      </w:r>
      <w:r w:rsidR="004F609A">
        <w:t>OnPossess”</w:t>
      </w:r>
      <w:r w:rsidR="00C37C28" w:rsidRPr="004F609A">
        <w:t>.</w:t>
      </w:r>
    </w:p>
    <w:p w14:paraId="52A1E434" w14:textId="77777777" w:rsidR="00D654EF" w:rsidRDefault="00D654EF" w:rsidP="00762855">
      <w:pPr>
        <w:pStyle w:val="ListParagraph"/>
        <w:numPr>
          <w:ilvl w:val="0"/>
          <w:numId w:val="1"/>
        </w:numPr>
      </w:pPr>
      <w:r>
        <w:t xml:space="preserve">Have the Wander function implement an </w:t>
      </w:r>
      <w:r w:rsidR="004F609A">
        <w:t>“</w:t>
      </w:r>
      <w:r w:rsidRPr="004F609A">
        <w:t>AIMoveTo</w:t>
      </w:r>
      <w:r w:rsidR="004F609A">
        <w:t>”</w:t>
      </w:r>
      <w:r w:rsidRPr="004F609A">
        <w:t xml:space="preserve"> </w:t>
      </w:r>
      <w:r>
        <w:t>that sends it to a random reachable point in a radius around the controlled pawn.</w:t>
      </w:r>
    </w:p>
    <w:p w14:paraId="27BC8E9C" w14:textId="77777777" w:rsidR="00D654EF" w:rsidRDefault="00D654EF" w:rsidP="00762855">
      <w:pPr>
        <w:pStyle w:val="ListParagraph"/>
        <w:numPr>
          <w:ilvl w:val="0"/>
          <w:numId w:val="1"/>
        </w:numPr>
      </w:pPr>
      <w:r>
        <w:t>Add a delay on</w:t>
      </w:r>
      <w:r w:rsidR="00DD6FE0">
        <w:t xml:space="preserve"> both the</w:t>
      </w:r>
      <w:r>
        <w:t xml:space="preserve"> success and fail</w:t>
      </w:r>
      <w:r w:rsidR="00DD6FE0">
        <w:t xml:space="preserve"> execution outputs</w:t>
      </w:r>
      <w:r>
        <w:t xml:space="preserve"> to </w:t>
      </w:r>
      <w:r w:rsidR="00DD6FE0">
        <w:t>re</w:t>
      </w:r>
      <w:r>
        <w:t>attempt to wander to a new location</w:t>
      </w:r>
      <w:r w:rsidR="00C37C28">
        <w:t>.</w:t>
      </w:r>
    </w:p>
    <w:p w14:paraId="07B7C9D9" w14:textId="77777777" w:rsidR="00204E04" w:rsidRDefault="00D654EF" w:rsidP="00762855">
      <w:pPr>
        <w:pStyle w:val="ListParagraph"/>
        <w:numPr>
          <w:ilvl w:val="0"/>
          <w:numId w:val="1"/>
        </w:numPr>
      </w:pPr>
      <w:r>
        <w:t>Set the AI Controller on the pawn in the scene</w:t>
      </w:r>
      <w:r w:rsidR="00C37C28">
        <w:t>.</w:t>
      </w:r>
    </w:p>
    <w:p w14:paraId="30C72EC6" w14:textId="77777777" w:rsidR="00D654EF" w:rsidRPr="00204E04" w:rsidRDefault="00204E04" w:rsidP="00204E04">
      <w:pPr>
        <w:pStyle w:val="ListParagraph"/>
        <w:rPr>
          <w:b/>
          <w:u w:val="single"/>
        </w:rPr>
      </w:pPr>
      <w:r w:rsidRPr="00204E04">
        <w:rPr>
          <w:b/>
          <w:u w:val="single"/>
        </w:rPr>
        <w:t xml:space="preserve">Note: </w:t>
      </w:r>
      <w:r w:rsidR="00D654EF" w:rsidRPr="00204E04">
        <w:rPr>
          <w:b/>
          <w:u w:val="single"/>
        </w:rPr>
        <w:t xml:space="preserve">Make sure you have a </w:t>
      </w:r>
      <w:r w:rsidR="00BF6EE6" w:rsidRPr="00204E04">
        <w:rPr>
          <w:b/>
          <w:u w:val="single"/>
        </w:rPr>
        <w:t>Nav</w:t>
      </w:r>
      <w:r w:rsidRPr="00204E04">
        <w:rPr>
          <w:b/>
          <w:u w:val="single"/>
        </w:rPr>
        <w:t xml:space="preserve"> </w:t>
      </w:r>
      <w:r w:rsidR="00BF6EE6" w:rsidRPr="00204E04">
        <w:rPr>
          <w:b/>
          <w:u w:val="single"/>
        </w:rPr>
        <w:t>Mesh</w:t>
      </w:r>
      <w:r w:rsidR="00D654EF" w:rsidRPr="00204E04">
        <w:rPr>
          <w:b/>
          <w:u w:val="single"/>
        </w:rPr>
        <w:t xml:space="preserve"> </w:t>
      </w:r>
      <w:r w:rsidRPr="00204E04">
        <w:rPr>
          <w:b/>
          <w:u w:val="single"/>
        </w:rPr>
        <w:t>B</w:t>
      </w:r>
      <w:r w:rsidR="00D654EF" w:rsidRPr="00204E04">
        <w:rPr>
          <w:b/>
          <w:u w:val="single"/>
        </w:rPr>
        <w:t xml:space="preserve">ounds </w:t>
      </w:r>
      <w:r w:rsidRPr="00204E04">
        <w:rPr>
          <w:b/>
          <w:u w:val="single"/>
        </w:rPr>
        <w:t>Volume</w:t>
      </w:r>
      <w:r w:rsidR="00C37C28">
        <w:rPr>
          <w:b/>
          <w:u w:val="single"/>
        </w:rPr>
        <w:t>.</w:t>
      </w:r>
    </w:p>
    <w:p w14:paraId="645A2A75" w14:textId="77777777" w:rsidR="00061B38" w:rsidRPr="00061B38" w:rsidRDefault="00061B38" w:rsidP="00A94FB2">
      <w:pPr>
        <w:spacing w:before="280"/>
        <w:rPr>
          <w:b/>
        </w:rPr>
      </w:pPr>
      <w:r w:rsidRPr="0050667F">
        <w:t xml:space="preserve">Example </w:t>
      </w:r>
      <w:r w:rsidR="00176A4E" w:rsidRPr="0050667F">
        <w:t>a</w:t>
      </w:r>
      <w:r w:rsidRPr="0050667F">
        <w:t xml:space="preserve">vailable here: </w:t>
      </w:r>
      <w:r w:rsidRPr="00061B38">
        <w:rPr>
          <w:b/>
        </w:rPr>
        <w:t>Blueprint'/Game/Examples/AI/AISimpleWander.AISimpleWander'</w:t>
      </w:r>
    </w:p>
    <w:p w14:paraId="721BC41C" w14:textId="77777777" w:rsidR="001F76B2" w:rsidRDefault="001F76B2" w:rsidP="00D654EF"/>
    <w:p w14:paraId="2E3F5ECF" w14:textId="77777777" w:rsidR="008425BE" w:rsidRDefault="008425BE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r>
        <w:br w:type="page"/>
      </w:r>
    </w:p>
    <w:p w14:paraId="5024EFC2" w14:textId="77777777" w:rsidR="00AE0C65" w:rsidRDefault="00AE0C65" w:rsidP="008425BE">
      <w:pPr>
        <w:pStyle w:val="Heading2"/>
      </w:pPr>
      <w:bookmarkStart w:id="18" w:name="_Toc508201499"/>
      <w:r>
        <w:lastRenderedPageBreak/>
        <w:t>Exercise 6B</w:t>
      </w:r>
      <w:r w:rsidR="00E75D00">
        <w:t>:</w:t>
      </w:r>
      <w:r>
        <w:t xml:space="preserve"> Behavior Tree Basics</w:t>
      </w:r>
      <w:bookmarkEnd w:id="18"/>
    </w:p>
    <w:p w14:paraId="340EC709" w14:textId="77777777" w:rsidR="00AE0C65" w:rsidRDefault="00AE0C65" w:rsidP="00AE0C65">
      <w:r w:rsidRPr="008425BE">
        <w:rPr>
          <w:b/>
        </w:rPr>
        <w:t>Deliverables:</w:t>
      </w:r>
      <w:r>
        <w:t xml:space="preserve"> Project files</w:t>
      </w:r>
      <w:r w:rsidR="00BC738F">
        <w:t xml:space="preserve"> </w:t>
      </w:r>
      <w:r>
        <w:t xml:space="preserve">(uassets), </w:t>
      </w:r>
      <w:r w:rsidR="00BC738F">
        <w:t>In-</w:t>
      </w:r>
      <w:r>
        <w:t>class observation</w:t>
      </w:r>
    </w:p>
    <w:p w14:paraId="35F66AC7" w14:textId="77777777" w:rsidR="00AE0C65" w:rsidRDefault="00AE0C65" w:rsidP="00AE0C65">
      <w:r w:rsidRPr="00E24B91">
        <w:rPr>
          <w:b/>
        </w:rPr>
        <w:t>Instructor Task:</w:t>
      </w:r>
      <w:r>
        <w:t xml:space="preserve"> Demonstrate the basic setup of AI Behavior Trees</w:t>
      </w:r>
      <w:r w:rsidR="00474047">
        <w:t>.</w:t>
      </w:r>
    </w:p>
    <w:p w14:paraId="496B2B36" w14:textId="417934F2" w:rsidR="00AE0C65" w:rsidRPr="0023629B" w:rsidRDefault="00AE0C65" w:rsidP="00AE0C65">
      <w:r w:rsidRPr="00E24B91">
        <w:rPr>
          <w:b/>
        </w:rPr>
        <w:t>Student Task:</w:t>
      </w:r>
      <w:r>
        <w:rPr>
          <w:b/>
        </w:rPr>
        <w:t xml:space="preserve"> </w:t>
      </w:r>
      <w:r w:rsidR="00906868">
        <w:t xml:space="preserve">Create AI, using a </w:t>
      </w:r>
      <w:r w:rsidR="001A76AB">
        <w:t>Behavior Tree</w:t>
      </w:r>
      <w:r w:rsidR="00906868">
        <w:t xml:space="preserve">, that </w:t>
      </w:r>
      <w:r w:rsidR="00DB0F35">
        <w:t>randomly wanders.</w:t>
      </w:r>
    </w:p>
    <w:p w14:paraId="2F658512" w14:textId="77777777" w:rsidR="00E106ED" w:rsidRDefault="00E106ED" w:rsidP="00AE0C65">
      <w:pPr>
        <w:rPr>
          <w:b/>
        </w:rPr>
      </w:pPr>
      <w:r>
        <w:rPr>
          <w:b/>
          <w:noProof/>
        </w:rPr>
        <w:drawing>
          <wp:inline distT="0" distB="0" distL="0" distR="0" wp14:anchorId="395A5111" wp14:editId="58E4C4A1">
            <wp:extent cx="5943600" cy="3728720"/>
            <wp:effectExtent l="76200" t="76200" r="133350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Q_HiderBehaviorTre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EBDD5" w14:textId="77777777" w:rsidR="00AE0C65" w:rsidRPr="006315BE" w:rsidRDefault="00AE0C65" w:rsidP="00AE0C65">
      <w:pPr>
        <w:rPr>
          <w:b/>
        </w:rPr>
      </w:pPr>
      <w:r w:rsidRPr="006315BE">
        <w:rPr>
          <w:b/>
        </w:rPr>
        <w:t>Directions</w:t>
      </w:r>
    </w:p>
    <w:p w14:paraId="1EB57A5C" w14:textId="77777777" w:rsidR="00AE0C65" w:rsidRDefault="002E6874" w:rsidP="00AE0C65">
      <w:pPr>
        <w:pStyle w:val="ListParagraph"/>
        <w:numPr>
          <w:ilvl w:val="0"/>
          <w:numId w:val="13"/>
        </w:numPr>
      </w:pPr>
      <w:r>
        <w:t>Create an AI Controller</w:t>
      </w:r>
      <w:r w:rsidR="00882CC8">
        <w:t>.</w:t>
      </w:r>
    </w:p>
    <w:p w14:paraId="3323D711" w14:textId="77777777" w:rsidR="00AE0C65" w:rsidRDefault="002E6874" w:rsidP="00AE0C65">
      <w:pPr>
        <w:pStyle w:val="ListParagraph"/>
        <w:numPr>
          <w:ilvl w:val="0"/>
          <w:numId w:val="13"/>
        </w:numPr>
      </w:pPr>
      <w:r>
        <w:t>Create a Behavior Tree and Blackboard</w:t>
      </w:r>
      <w:r w:rsidR="00882CC8">
        <w:t>.</w:t>
      </w:r>
    </w:p>
    <w:p w14:paraId="00FE7122" w14:textId="77777777" w:rsidR="00FC650D" w:rsidRDefault="00FC650D" w:rsidP="00AE0C65">
      <w:pPr>
        <w:pStyle w:val="ListParagraph"/>
        <w:numPr>
          <w:ilvl w:val="0"/>
          <w:numId w:val="13"/>
        </w:numPr>
      </w:pPr>
      <w:r>
        <w:t>Add a Move Location Vector to the Blackboard</w:t>
      </w:r>
      <w:r w:rsidR="00882CC8">
        <w:t>.</w:t>
      </w:r>
    </w:p>
    <w:p w14:paraId="3C46E38B" w14:textId="77777777" w:rsidR="002E6874" w:rsidRDefault="002E6874" w:rsidP="00AE0C65">
      <w:pPr>
        <w:pStyle w:val="ListParagraph"/>
        <w:numPr>
          <w:ilvl w:val="0"/>
          <w:numId w:val="13"/>
        </w:numPr>
      </w:pPr>
      <w:r>
        <w:t>Create a Blueprint Task</w:t>
      </w:r>
      <w:r w:rsidR="004411F9">
        <w:t xml:space="preserve"> to find a wander location that has a radius and Move Location Blackboard Selector variable.</w:t>
      </w:r>
    </w:p>
    <w:p w14:paraId="06941C33" w14:textId="77777777" w:rsidR="004411F9" w:rsidRDefault="004411F9" w:rsidP="00AE0C65">
      <w:pPr>
        <w:pStyle w:val="ListParagraph"/>
        <w:numPr>
          <w:ilvl w:val="0"/>
          <w:numId w:val="13"/>
        </w:numPr>
      </w:pPr>
      <w:r>
        <w:t>Set the Blackboard Selector to the Vector value of the final location.</w:t>
      </w:r>
    </w:p>
    <w:p w14:paraId="7B0A8127" w14:textId="77777777" w:rsidR="004411F9" w:rsidRDefault="004411F9" w:rsidP="00AE0C65">
      <w:pPr>
        <w:pStyle w:val="ListParagraph"/>
        <w:numPr>
          <w:ilvl w:val="0"/>
          <w:numId w:val="13"/>
        </w:numPr>
      </w:pPr>
      <w:r>
        <w:t xml:space="preserve">Move </w:t>
      </w:r>
      <w:r w:rsidR="00046A8F">
        <w:t>t</w:t>
      </w:r>
      <w:r>
        <w:t>o that location using a Sequence and the two nodes.</w:t>
      </w:r>
    </w:p>
    <w:p w14:paraId="5D09B0F3" w14:textId="77777777" w:rsidR="004411F9" w:rsidRDefault="004411F9" w:rsidP="00A94FB2">
      <w:pPr>
        <w:spacing w:before="280"/>
      </w:pPr>
      <w:r w:rsidRPr="0050667F">
        <w:t xml:space="preserve">Example </w:t>
      </w:r>
      <w:r w:rsidR="00176A4E" w:rsidRPr="0050667F">
        <w:t>a</w:t>
      </w:r>
      <w:r w:rsidRPr="0050667F">
        <w:t xml:space="preserve">vailable here: </w:t>
      </w:r>
      <w:r w:rsidR="00DC230F" w:rsidRPr="00DC230F">
        <w:rPr>
          <w:b/>
        </w:rPr>
        <w:t>Blueprint'/Game/Examples/AI/AIBTWander.AIBTWander'</w:t>
      </w:r>
    </w:p>
    <w:p w14:paraId="57D636D0" w14:textId="77777777" w:rsidR="008425BE" w:rsidRDefault="008425BE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r>
        <w:br w:type="page"/>
      </w:r>
    </w:p>
    <w:p w14:paraId="5001AFEA" w14:textId="77777777" w:rsidR="00AE0C65" w:rsidRDefault="00AE0C65" w:rsidP="008425BE">
      <w:pPr>
        <w:pStyle w:val="Heading2"/>
      </w:pPr>
      <w:bookmarkStart w:id="19" w:name="_Toc508201500"/>
      <w:r>
        <w:lastRenderedPageBreak/>
        <w:t>Exercise 6C</w:t>
      </w:r>
      <w:r w:rsidR="00E75D00">
        <w:t>:</w:t>
      </w:r>
      <w:r>
        <w:t xml:space="preserve"> EQS</w:t>
      </w:r>
      <w:bookmarkEnd w:id="19"/>
    </w:p>
    <w:p w14:paraId="6BC6827D" w14:textId="77777777" w:rsidR="00AE0C65" w:rsidRDefault="00AE0C65" w:rsidP="00AE0C65">
      <w:r w:rsidRPr="008425BE">
        <w:rPr>
          <w:b/>
        </w:rPr>
        <w:t>Deliverables:</w:t>
      </w:r>
      <w:r>
        <w:t xml:space="preserve"> Project files</w:t>
      </w:r>
      <w:r w:rsidR="00482E80">
        <w:t xml:space="preserve"> </w:t>
      </w:r>
      <w:r>
        <w:t xml:space="preserve">(uassets), </w:t>
      </w:r>
      <w:r w:rsidR="00482E80">
        <w:t>In-</w:t>
      </w:r>
      <w:r>
        <w:t>class observation</w:t>
      </w:r>
    </w:p>
    <w:p w14:paraId="3988F77D" w14:textId="77777777" w:rsidR="00AE0C65" w:rsidRDefault="00AE0C65" w:rsidP="00AE0C65">
      <w:r w:rsidRPr="00E24B91">
        <w:rPr>
          <w:b/>
        </w:rPr>
        <w:t>Instructor Task:</w:t>
      </w:r>
      <w:r>
        <w:t xml:space="preserve"> Demonstrate the functionality of </w:t>
      </w:r>
      <w:r w:rsidR="00DB0F35">
        <w:t>AI Behavior Trees when combined with EQS</w:t>
      </w:r>
      <w:r w:rsidR="00A02154">
        <w:t>.</w:t>
      </w:r>
    </w:p>
    <w:p w14:paraId="568B3679" w14:textId="77777777" w:rsidR="00AE0C65" w:rsidRPr="0023629B" w:rsidRDefault="00AE0C65" w:rsidP="00AE0C65">
      <w:r w:rsidRPr="00E24B91">
        <w:rPr>
          <w:b/>
        </w:rPr>
        <w:t>Student Task:</w:t>
      </w:r>
      <w:r>
        <w:rPr>
          <w:b/>
        </w:rPr>
        <w:t xml:space="preserve"> </w:t>
      </w:r>
      <w:r>
        <w:t xml:space="preserve">Create a new AI </w:t>
      </w:r>
      <w:r w:rsidR="00DB0F35">
        <w:t>that uses EQS to move to a location that it currently can’t see.</w:t>
      </w:r>
    </w:p>
    <w:p w14:paraId="35B5A569" w14:textId="77777777" w:rsidR="008425BE" w:rsidRDefault="00FC650D" w:rsidP="00AE0C65">
      <w:pPr>
        <w:rPr>
          <w:b/>
        </w:rPr>
      </w:pPr>
      <w:r>
        <w:rPr>
          <w:noProof/>
        </w:rPr>
        <w:drawing>
          <wp:inline distT="0" distB="0" distL="0" distR="0" wp14:anchorId="5B582AF4" wp14:editId="6074C401">
            <wp:extent cx="2524125" cy="2698386"/>
            <wp:effectExtent l="76200" t="76200" r="123825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91" cy="2735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784BD" w14:textId="77777777" w:rsidR="00AE0C65" w:rsidRPr="006315BE" w:rsidRDefault="00AE0C65" w:rsidP="00AE0C65">
      <w:pPr>
        <w:rPr>
          <w:b/>
        </w:rPr>
      </w:pPr>
      <w:r w:rsidRPr="006315BE">
        <w:rPr>
          <w:b/>
        </w:rPr>
        <w:t>Directions</w:t>
      </w:r>
    </w:p>
    <w:p w14:paraId="13CC071A" w14:textId="77777777" w:rsidR="00FC650D" w:rsidRDefault="00FC650D" w:rsidP="00FC650D">
      <w:pPr>
        <w:pStyle w:val="ListParagraph"/>
        <w:numPr>
          <w:ilvl w:val="0"/>
          <w:numId w:val="16"/>
        </w:numPr>
      </w:pPr>
      <w:r>
        <w:t>Create an AI Controller</w:t>
      </w:r>
      <w:r w:rsidR="00046A8F">
        <w:t>.</w:t>
      </w:r>
    </w:p>
    <w:p w14:paraId="15392C04" w14:textId="77777777" w:rsidR="00FC650D" w:rsidRDefault="00FC650D" w:rsidP="00FC650D">
      <w:pPr>
        <w:pStyle w:val="ListParagraph"/>
        <w:numPr>
          <w:ilvl w:val="0"/>
          <w:numId w:val="16"/>
        </w:numPr>
      </w:pPr>
      <w:r>
        <w:t>Create a Behavior Tree and Blackboard</w:t>
      </w:r>
      <w:r w:rsidR="00046A8F">
        <w:t>.</w:t>
      </w:r>
    </w:p>
    <w:p w14:paraId="4D5A5870" w14:textId="73C36A8D" w:rsidR="00FC650D" w:rsidRDefault="00FC650D" w:rsidP="00FC650D">
      <w:pPr>
        <w:pStyle w:val="ListParagraph"/>
        <w:numPr>
          <w:ilvl w:val="0"/>
          <w:numId w:val="16"/>
        </w:numPr>
      </w:pPr>
      <w:r>
        <w:t>Create an EQS Query to find a wander location that cannot currently be seen by the bot, using a filter</w:t>
      </w:r>
      <w:r w:rsidR="00046A8F">
        <w:t>,</w:t>
      </w:r>
      <w:r>
        <w:t xml:space="preserve"> and then score </w:t>
      </w:r>
      <w:r w:rsidR="00046A8F">
        <w:t xml:space="preserve">the </w:t>
      </w:r>
      <w:r w:rsidR="00DD6FE0">
        <w:t>possibilities</w:t>
      </w:r>
      <w:r>
        <w:t xml:space="preserve"> accord</w:t>
      </w:r>
      <w:r w:rsidR="008425BE">
        <w:t>ing to distance from the query</w:t>
      </w:r>
      <w:r>
        <w:t>.</w:t>
      </w:r>
      <w:r w:rsidR="00B1348D">
        <w:t xml:space="preserve"> </w:t>
      </w:r>
      <w:ins w:id="20" w:author="Chris Murphy (Offsite Contractor)" w:date="2018-03-10T14:42:00Z">
        <w:r w:rsidR="00B1348D">
          <w:rPr>
            <w:b/>
          </w:rPr>
          <w:t>If you cannot see EQS listed please enable the Environmental Query System in the Experimental section of your Editor Preferences.</w:t>
        </w:r>
      </w:ins>
      <w:bookmarkStart w:id="21" w:name="_GoBack"/>
      <w:bookmarkEnd w:id="21"/>
    </w:p>
    <w:p w14:paraId="1DFFA95D" w14:textId="77777777" w:rsidR="00FC650D" w:rsidRDefault="00FC650D" w:rsidP="00FC650D">
      <w:pPr>
        <w:pStyle w:val="ListParagraph"/>
        <w:numPr>
          <w:ilvl w:val="0"/>
          <w:numId w:val="16"/>
        </w:numPr>
      </w:pPr>
      <w:r>
        <w:t xml:space="preserve">Test your EQS Query by creating a Blueprint of the EQS Test Pawn and setting the EQS test to your newly developed test. </w:t>
      </w:r>
    </w:p>
    <w:p w14:paraId="7411251B" w14:textId="77777777" w:rsidR="00FC650D" w:rsidRDefault="00FC650D" w:rsidP="00FC650D">
      <w:pPr>
        <w:pStyle w:val="ListParagraph"/>
        <w:numPr>
          <w:ilvl w:val="0"/>
          <w:numId w:val="16"/>
        </w:numPr>
      </w:pPr>
      <w:r>
        <w:t>Move to one of the top 25% farthest away using a sequence with the EQS Query and a Move To command.</w:t>
      </w:r>
    </w:p>
    <w:p w14:paraId="50C97238" w14:textId="77777777" w:rsidR="00940039" w:rsidRPr="00940039" w:rsidRDefault="00940039" w:rsidP="00A94FB2">
      <w:pPr>
        <w:spacing w:before="280"/>
      </w:pPr>
      <w:r w:rsidRPr="0050667F">
        <w:t xml:space="preserve">Example </w:t>
      </w:r>
      <w:r w:rsidR="00D606FB" w:rsidRPr="0050667F">
        <w:t>a</w:t>
      </w:r>
      <w:r w:rsidRPr="0050667F">
        <w:t xml:space="preserve">vailable here: </w:t>
      </w:r>
      <w:r w:rsidRPr="00940039">
        <w:rPr>
          <w:b/>
        </w:rPr>
        <w:t>Blueprint'/Game/Examples/AI/AIBTIntelligentWander.AIBTIntelligentWander'</w:t>
      </w:r>
    </w:p>
    <w:p w14:paraId="5B2FC075" w14:textId="77777777" w:rsidR="008425BE" w:rsidRDefault="008425BE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r>
        <w:br w:type="page"/>
      </w:r>
    </w:p>
    <w:p w14:paraId="51F73AD8" w14:textId="77777777" w:rsidR="005908DF" w:rsidRDefault="005908DF" w:rsidP="008425BE">
      <w:pPr>
        <w:pStyle w:val="Heading2"/>
      </w:pPr>
      <w:bookmarkStart w:id="22" w:name="_Toc508201501"/>
      <w:r>
        <w:lastRenderedPageBreak/>
        <w:t>Exercise 6D</w:t>
      </w:r>
      <w:r w:rsidR="00E75D00">
        <w:t>:</w:t>
      </w:r>
      <w:r>
        <w:t xml:space="preserve"> EQS</w:t>
      </w:r>
      <w:r w:rsidR="005800E4">
        <w:t xml:space="preserve"> and Service Tasks</w:t>
      </w:r>
      <w:bookmarkEnd w:id="22"/>
    </w:p>
    <w:p w14:paraId="1499515B" w14:textId="77777777" w:rsidR="005908DF" w:rsidRDefault="005908DF" w:rsidP="005908DF">
      <w:r w:rsidRPr="008425BE">
        <w:rPr>
          <w:b/>
        </w:rPr>
        <w:t>Deliverables:</w:t>
      </w:r>
      <w:r>
        <w:t xml:space="preserve"> Project files</w:t>
      </w:r>
      <w:r w:rsidR="007B4004">
        <w:t xml:space="preserve"> </w:t>
      </w:r>
      <w:r>
        <w:t xml:space="preserve">(uassets), </w:t>
      </w:r>
      <w:r w:rsidR="007B4004">
        <w:t>In-</w:t>
      </w:r>
      <w:r>
        <w:t>class observation</w:t>
      </w:r>
    </w:p>
    <w:p w14:paraId="58D2BE37" w14:textId="77777777" w:rsidR="005908DF" w:rsidRDefault="005908DF" w:rsidP="005908DF">
      <w:r w:rsidRPr="00E24B91">
        <w:rPr>
          <w:b/>
        </w:rPr>
        <w:t>Instructor Task:</w:t>
      </w:r>
      <w:r>
        <w:t xml:space="preserve"> Demonstrate the functionality of AI Behavior Trees when combined with EQS and Selectors/Sequences</w:t>
      </w:r>
      <w:r w:rsidR="00482E80">
        <w:t>.</w:t>
      </w:r>
    </w:p>
    <w:p w14:paraId="27D819A0" w14:textId="3841AE4B" w:rsidR="005908DF" w:rsidRPr="0023629B" w:rsidRDefault="005908DF" w:rsidP="005908DF">
      <w:r w:rsidRPr="00E24B91">
        <w:rPr>
          <w:b/>
        </w:rPr>
        <w:t>Student Task:</w:t>
      </w:r>
      <w:r>
        <w:rPr>
          <w:b/>
        </w:rPr>
        <w:t xml:space="preserve"> </w:t>
      </w:r>
      <w:r>
        <w:t>Create a new AI that uses EQS to move to a location that it currently can’</w:t>
      </w:r>
      <w:r w:rsidR="001B17F6">
        <w:t>t see until it finds an “egg” Blueprint. Once it has found the Egg Blueprint</w:t>
      </w:r>
      <w:r w:rsidR="00482E80">
        <w:t>,</w:t>
      </w:r>
      <w:r w:rsidR="001B17F6">
        <w:t xml:space="preserve"> it returns to a </w:t>
      </w:r>
      <w:r w:rsidR="00482E80">
        <w:t>“</w:t>
      </w:r>
      <w:r w:rsidR="001B17F6">
        <w:t>home</w:t>
      </w:r>
      <w:r w:rsidR="00482E80">
        <w:t>”</w:t>
      </w:r>
      <w:r w:rsidR="001B17F6">
        <w:t xml:space="preserve"> location to return</w:t>
      </w:r>
      <w:r w:rsidR="00FC650D">
        <w:t xml:space="preserve"> the </w:t>
      </w:r>
      <w:r w:rsidR="001A76AB">
        <w:t>E</w:t>
      </w:r>
      <w:r w:rsidR="00FC650D">
        <w:t xml:space="preserve">gg or alternatively destroys the </w:t>
      </w:r>
      <w:r w:rsidR="001A76AB">
        <w:t>E</w:t>
      </w:r>
      <w:r w:rsidR="00FC650D">
        <w:t>gg.</w:t>
      </w:r>
    </w:p>
    <w:p w14:paraId="285BDA34" w14:textId="77777777" w:rsidR="005908DF" w:rsidRPr="006315BE" w:rsidRDefault="005908DF" w:rsidP="005908DF">
      <w:pPr>
        <w:rPr>
          <w:b/>
        </w:rPr>
      </w:pPr>
      <w:r w:rsidRPr="006315BE">
        <w:rPr>
          <w:b/>
        </w:rPr>
        <w:t>Directions</w:t>
      </w:r>
    </w:p>
    <w:p w14:paraId="66CED6E1" w14:textId="666A20F1" w:rsidR="005800E4" w:rsidRDefault="005800E4" w:rsidP="005908DF">
      <w:pPr>
        <w:pStyle w:val="ListParagraph"/>
        <w:numPr>
          <w:ilvl w:val="0"/>
          <w:numId w:val="15"/>
        </w:numPr>
      </w:pPr>
      <w:r>
        <w:t xml:space="preserve">Create a simple “Egg” Blueprint Actor with a </w:t>
      </w:r>
      <w:r w:rsidR="001A76AB">
        <w:t>S</w:t>
      </w:r>
      <w:r>
        <w:t xml:space="preserve">tatic </w:t>
      </w:r>
      <w:r w:rsidR="001A76AB">
        <w:t>M</w:t>
      </w:r>
      <w:r>
        <w:t xml:space="preserve">esh </w:t>
      </w:r>
      <w:r w:rsidR="001A76AB">
        <w:t xml:space="preserve">Component </w:t>
      </w:r>
      <w:r>
        <w:t xml:space="preserve">and </w:t>
      </w:r>
      <w:r w:rsidR="001A76AB">
        <w:t>enable</w:t>
      </w:r>
      <w:r w:rsidR="0016033B">
        <w:t xml:space="preserve"> </w:t>
      </w:r>
      <w:r w:rsidR="001A76AB">
        <w:t>S</w:t>
      </w:r>
      <w:r w:rsidR="0016033B">
        <w:t xml:space="preserve">imulate </w:t>
      </w:r>
      <w:r w:rsidR="001A76AB">
        <w:t>P</w:t>
      </w:r>
      <w:r w:rsidR="0016033B">
        <w:t>hysics.</w:t>
      </w:r>
    </w:p>
    <w:p w14:paraId="28165559" w14:textId="77777777" w:rsidR="002F0A25" w:rsidRDefault="002F0A25" w:rsidP="005908DF">
      <w:pPr>
        <w:pStyle w:val="ListParagraph"/>
        <w:numPr>
          <w:ilvl w:val="0"/>
          <w:numId w:val="15"/>
        </w:numPr>
      </w:pPr>
      <w:r>
        <w:t>Extending upon your Behavior Tree in the previous exercise</w:t>
      </w:r>
      <w:r w:rsidR="00482E80">
        <w:t>,</w:t>
      </w:r>
      <w:r>
        <w:t xml:space="preserve"> add an Egg Target object of type Egg to the Blackboard.</w:t>
      </w:r>
    </w:p>
    <w:p w14:paraId="7BD5087A" w14:textId="77777777" w:rsidR="0016033B" w:rsidRDefault="0016033B" w:rsidP="005908DF">
      <w:pPr>
        <w:pStyle w:val="ListParagraph"/>
        <w:numPr>
          <w:ilvl w:val="0"/>
          <w:numId w:val="15"/>
        </w:numPr>
      </w:pPr>
      <w:r>
        <w:t>Create a Service Task Blueprint that will</w:t>
      </w:r>
      <w:r w:rsidR="00482E80">
        <w:t xml:space="preserve"> do the following</w:t>
      </w:r>
      <w:r>
        <w:t>:</w:t>
      </w:r>
    </w:p>
    <w:p w14:paraId="36B325A9" w14:textId="77777777" w:rsidR="0016033B" w:rsidRDefault="0016033B" w:rsidP="0016033B">
      <w:pPr>
        <w:pStyle w:val="ListParagraph"/>
        <w:numPr>
          <w:ilvl w:val="1"/>
          <w:numId w:val="15"/>
        </w:numPr>
      </w:pPr>
      <w:r>
        <w:t>Conduct a spherical overlap around the pawn for Eggs</w:t>
      </w:r>
    </w:p>
    <w:p w14:paraId="11B88942" w14:textId="6895EE8B" w:rsidR="0016033B" w:rsidRDefault="0016033B" w:rsidP="0016033B">
      <w:pPr>
        <w:pStyle w:val="ListParagraph"/>
        <w:numPr>
          <w:ilvl w:val="1"/>
          <w:numId w:val="15"/>
        </w:numPr>
      </w:pPr>
      <w:r>
        <w:t xml:space="preserve">Check if an </w:t>
      </w:r>
      <w:r w:rsidR="001A76AB">
        <w:t>E</w:t>
      </w:r>
      <w:r>
        <w:t xml:space="preserve">gg is currently attached to an actor </w:t>
      </w:r>
      <w:r w:rsidR="00482E80">
        <w:t xml:space="preserve">and </w:t>
      </w:r>
      <w:r>
        <w:t xml:space="preserve">ignore it if </w:t>
      </w:r>
      <w:r w:rsidR="00482E80">
        <w:t>it is</w:t>
      </w:r>
    </w:p>
    <w:p w14:paraId="6F7659AD" w14:textId="77777777" w:rsidR="0016033B" w:rsidRDefault="000925C1" w:rsidP="0016033B">
      <w:pPr>
        <w:pStyle w:val="ListParagraph"/>
        <w:numPr>
          <w:ilvl w:val="1"/>
          <w:numId w:val="15"/>
        </w:numPr>
      </w:pPr>
      <w:r>
        <w:t>Set the Egg to be stored as a Blackboard reference</w:t>
      </w:r>
    </w:p>
    <w:p w14:paraId="2A5B4499" w14:textId="74CEE6F0" w:rsidR="002F0A25" w:rsidRDefault="002F0A25" w:rsidP="002F0A25">
      <w:pPr>
        <w:pStyle w:val="ListParagraph"/>
        <w:numPr>
          <w:ilvl w:val="0"/>
          <w:numId w:val="15"/>
        </w:numPr>
      </w:pPr>
      <w:r>
        <w:t xml:space="preserve">Add the Service to detect when an Egg actor is visible to the </w:t>
      </w:r>
      <w:r w:rsidR="001A76AB">
        <w:t>Behavior Tree</w:t>
      </w:r>
      <w:r>
        <w:t>.</w:t>
      </w:r>
    </w:p>
    <w:p w14:paraId="0A637A13" w14:textId="02B7C5DB" w:rsidR="000925C1" w:rsidRDefault="000925C1" w:rsidP="000925C1">
      <w:pPr>
        <w:pStyle w:val="ListParagraph"/>
        <w:numPr>
          <w:ilvl w:val="0"/>
          <w:numId w:val="15"/>
        </w:numPr>
      </w:pPr>
      <w:r>
        <w:t>If an Egg is visible</w:t>
      </w:r>
      <w:r w:rsidR="00482E80">
        <w:t>,</w:t>
      </w:r>
      <w:r>
        <w:t xml:space="preserve"> move to the </w:t>
      </w:r>
      <w:r w:rsidR="001A76AB">
        <w:t>E</w:t>
      </w:r>
      <w:r>
        <w:t>gg</w:t>
      </w:r>
      <w:r w:rsidR="00482E80">
        <w:t>.</w:t>
      </w:r>
    </w:p>
    <w:p w14:paraId="254EF23C" w14:textId="73BBEC81" w:rsidR="000925C1" w:rsidRDefault="000925C1" w:rsidP="000925C1">
      <w:pPr>
        <w:pStyle w:val="ListParagraph"/>
        <w:numPr>
          <w:ilvl w:val="0"/>
          <w:numId w:val="15"/>
        </w:numPr>
      </w:pPr>
      <w:r>
        <w:t xml:space="preserve">Create a BT Task to perform to either return the </w:t>
      </w:r>
      <w:r w:rsidR="001A76AB">
        <w:t>E</w:t>
      </w:r>
      <w:r>
        <w:t xml:space="preserve">gg to a destination or destroy the </w:t>
      </w:r>
      <w:r w:rsidR="001A76AB">
        <w:t>E</w:t>
      </w:r>
      <w:r>
        <w:t>gg when reached.</w:t>
      </w:r>
    </w:p>
    <w:p w14:paraId="60AFBEA3" w14:textId="77777777" w:rsidR="007C34BA" w:rsidRPr="007C34BA" w:rsidRDefault="007C34BA" w:rsidP="00A94FB2">
      <w:pPr>
        <w:spacing w:before="280"/>
        <w:rPr>
          <w:b/>
        </w:rPr>
      </w:pPr>
      <w:r w:rsidRPr="0050667F">
        <w:t xml:space="preserve">Example </w:t>
      </w:r>
      <w:r w:rsidR="00D606FB" w:rsidRPr="0050667F">
        <w:t>a</w:t>
      </w:r>
      <w:r w:rsidRPr="0050667F">
        <w:t xml:space="preserve">vailable </w:t>
      </w:r>
      <w:r w:rsidR="00D606FB" w:rsidRPr="0050667F">
        <w:t>h</w:t>
      </w:r>
      <w:r w:rsidRPr="0050667F">
        <w:t xml:space="preserve">ere: </w:t>
      </w:r>
      <w:r w:rsidRPr="007C34BA">
        <w:rPr>
          <w:b/>
        </w:rPr>
        <w:t>Blueprint'/Game/Examples/AI/AIBTEggHunt.AIBTEggHunt'</w:t>
      </w:r>
    </w:p>
    <w:p w14:paraId="5131610F" w14:textId="77777777" w:rsidR="00BF6EE6" w:rsidRDefault="00BF6EE6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  <w:r>
        <w:br w:type="page"/>
      </w:r>
    </w:p>
    <w:p w14:paraId="6E65613A" w14:textId="77777777" w:rsidR="00B73514" w:rsidRDefault="00B73514" w:rsidP="00BF6EE6">
      <w:pPr>
        <w:pStyle w:val="Heading2"/>
      </w:pPr>
      <w:bookmarkStart w:id="23" w:name="_Toc508201502"/>
      <w:r>
        <w:lastRenderedPageBreak/>
        <w:t>Exercise 6</w:t>
      </w:r>
      <w:r w:rsidR="005908DF">
        <w:t>E</w:t>
      </w:r>
      <w:r w:rsidR="00E75D00">
        <w:t>:</w:t>
      </w:r>
      <w:r>
        <w:t xml:space="preserve"> EQS in Blueprint</w:t>
      </w:r>
      <w:bookmarkEnd w:id="23"/>
    </w:p>
    <w:p w14:paraId="424FD3AC" w14:textId="77777777" w:rsidR="00B73514" w:rsidRDefault="00B73514" w:rsidP="00B73514">
      <w:r w:rsidRPr="00BF6EE6">
        <w:rPr>
          <w:b/>
        </w:rPr>
        <w:t>Deliverables:</w:t>
      </w:r>
      <w:r>
        <w:t xml:space="preserve"> Project files</w:t>
      </w:r>
      <w:r w:rsidR="00482E80">
        <w:t xml:space="preserve"> </w:t>
      </w:r>
      <w:r>
        <w:t xml:space="preserve">(uassets), </w:t>
      </w:r>
      <w:r w:rsidR="00482E80">
        <w:t>In-</w:t>
      </w:r>
      <w:r>
        <w:t>class observation</w:t>
      </w:r>
    </w:p>
    <w:p w14:paraId="0B785304" w14:textId="77777777" w:rsidR="00B73514" w:rsidRDefault="00B73514" w:rsidP="00B73514">
      <w:r w:rsidRPr="00E24B91">
        <w:rPr>
          <w:b/>
        </w:rPr>
        <w:t>Instructor Task:</w:t>
      </w:r>
      <w:r>
        <w:t xml:space="preserve"> Demonstrate the functionality of EQS as a tool for object placement in the world</w:t>
      </w:r>
      <w:r w:rsidR="00482E80">
        <w:t>.</w:t>
      </w:r>
    </w:p>
    <w:p w14:paraId="221578A7" w14:textId="6FA2489C" w:rsidR="00B73514" w:rsidRPr="0023629B" w:rsidRDefault="00B73514" w:rsidP="00B73514">
      <w:r w:rsidRPr="00E24B91">
        <w:rPr>
          <w:b/>
        </w:rPr>
        <w:t>Student Task:</w:t>
      </w:r>
      <w:r>
        <w:rPr>
          <w:b/>
        </w:rPr>
        <w:t xml:space="preserve"> </w:t>
      </w:r>
      <w:r w:rsidR="001B17F6">
        <w:t xml:space="preserve">Create a Blueprint that uses EQS to place </w:t>
      </w:r>
      <w:r w:rsidR="001A76AB">
        <w:t>E</w:t>
      </w:r>
      <w:r w:rsidR="001B17F6">
        <w:t>gg collectables around the map in positions that no pawns can see.</w:t>
      </w:r>
    </w:p>
    <w:p w14:paraId="2CC25AFD" w14:textId="77777777" w:rsidR="00E1063C" w:rsidRDefault="00BF6EE6" w:rsidP="00B73514">
      <w:pPr>
        <w:rPr>
          <w:b/>
        </w:rPr>
      </w:pPr>
      <w:r>
        <w:rPr>
          <w:noProof/>
        </w:rPr>
        <w:drawing>
          <wp:inline distT="0" distB="0" distL="0" distR="0" wp14:anchorId="7A9053BE" wp14:editId="0DE9AA1F">
            <wp:extent cx="5943600" cy="1482725"/>
            <wp:effectExtent l="76200" t="76200" r="13335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957DB" w14:textId="77777777" w:rsidR="00B73514" w:rsidRPr="006315BE" w:rsidRDefault="00B73514" w:rsidP="00B73514">
      <w:pPr>
        <w:rPr>
          <w:b/>
        </w:rPr>
      </w:pPr>
      <w:r w:rsidRPr="006315BE">
        <w:rPr>
          <w:b/>
        </w:rPr>
        <w:t>Directions</w:t>
      </w:r>
    </w:p>
    <w:p w14:paraId="481C2C06" w14:textId="77777777" w:rsidR="00B73514" w:rsidRDefault="007C34BA" w:rsidP="00B73514">
      <w:pPr>
        <w:pStyle w:val="ListParagraph"/>
        <w:numPr>
          <w:ilvl w:val="0"/>
          <w:numId w:val="14"/>
        </w:numPr>
      </w:pPr>
      <w:r>
        <w:t xml:space="preserve">Create </w:t>
      </w:r>
      <w:r w:rsidR="00F94689">
        <w:t>an EQS Context to return Pawns (aside from the quer</w:t>
      </w:r>
      <w:r w:rsidR="008425BE">
        <w:t>y</w:t>
      </w:r>
      <w:r w:rsidR="00F94689">
        <w:t>, if they’re a pawn).</w:t>
      </w:r>
    </w:p>
    <w:p w14:paraId="7BD1B63F" w14:textId="77777777" w:rsidR="00F94689" w:rsidRDefault="00F94689" w:rsidP="00B73514">
      <w:pPr>
        <w:pStyle w:val="ListParagraph"/>
        <w:numPr>
          <w:ilvl w:val="0"/>
          <w:numId w:val="14"/>
        </w:numPr>
      </w:pPr>
      <w:r>
        <w:t>Create an EQS Query to return locations that cannot be seen by any pawns.</w:t>
      </w:r>
    </w:p>
    <w:p w14:paraId="37498772" w14:textId="0AEFEE6F" w:rsidR="00F94689" w:rsidRDefault="00F94689" w:rsidP="00F94689">
      <w:pPr>
        <w:pStyle w:val="ListParagraph"/>
        <w:numPr>
          <w:ilvl w:val="0"/>
          <w:numId w:val="14"/>
        </w:numPr>
      </w:pPr>
      <w:r>
        <w:t xml:space="preserve">Create a Blueprint that will spawn </w:t>
      </w:r>
      <w:r w:rsidR="001A76AB">
        <w:t>E</w:t>
      </w:r>
      <w:r>
        <w:t xml:space="preserve">ggs in these locations when Begin Play is </w:t>
      </w:r>
      <w:r w:rsidR="00C62A7F">
        <w:t>pressed by calling an EQS</w:t>
      </w:r>
      <w:r w:rsidR="004A4F88">
        <w:t xml:space="preserve"> </w:t>
      </w:r>
      <w:r w:rsidR="00C62A7F">
        <w:t>Query. Remember that as EQS Queries can take some time to run, an event needs to be bound to their completion event.</w:t>
      </w:r>
    </w:p>
    <w:p w14:paraId="1ADE044C" w14:textId="77777777" w:rsidR="005D3E20" w:rsidRPr="005D3E20" w:rsidRDefault="005D3E20" w:rsidP="00F94689">
      <w:r w:rsidRPr="0050667F">
        <w:t xml:space="preserve">Example </w:t>
      </w:r>
      <w:r w:rsidR="00D606FB" w:rsidRPr="0050667F">
        <w:t>a</w:t>
      </w:r>
      <w:r w:rsidRPr="0050667F">
        <w:t xml:space="preserve">vailable </w:t>
      </w:r>
      <w:r w:rsidR="00D606FB" w:rsidRPr="0050667F">
        <w:t>h</w:t>
      </w:r>
      <w:r w:rsidRPr="0050667F">
        <w:t xml:space="preserve">ere: </w:t>
      </w:r>
      <w:r w:rsidRPr="005D3E20">
        <w:rPr>
          <w:b/>
        </w:rPr>
        <w:t>Blueprint'/Game/Examples/AI/EasterBunny.EasterBunny'</w:t>
      </w:r>
    </w:p>
    <w:p w14:paraId="52578FF4" w14:textId="77777777" w:rsidR="007C279A" w:rsidRPr="00E613C0" w:rsidRDefault="007C279A" w:rsidP="00E1063C"/>
    <w:sectPr w:rsidR="007C279A" w:rsidRPr="00E613C0" w:rsidSect="00E613C0">
      <w:head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DBAA69" w14:textId="77777777" w:rsidR="007D5332" w:rsidRDefault="007D5332" w:rsidP="003F1819">
      <w:pPr>
        <w:spacing w:after="0" w:line="240" w:lineRule="auto"/>
      </w:pPr>
      <w:r>
        <w:separator/>
      </w:r>
    </w:p>
  </w:endnote>
  <w:endnote w:type="continuationSeparator" w:id="0">
    <w:p w14:paraId="303F1BBC" w14:textId="77777777" w:rsidR="007D5332" w:rsidRDefault="007D5332" w:rsidP="003F1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 Next LT Pro">
    <w:altName w:val="Arial"/>
    <w:charset w:val="00"/>
    <w:family w:val="swiss"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3B3D8D" w14:textId="52CAC630" w:rsidR="00DE4913" w:rsidRDefault="0053763B">
    <w:pPr>
      <w:pStyle w:val="Footer"/>
    </w:pPr>
    <w:r>
      <w:rPr>
        <w:rFonts w:asciiTheme="majorHAnsi" w:eastAsiaTheme="majorEastAsia" w:hAnsiTheme="majorHAnsi" w:cstheme="majorBidi"/>
      </w:rPr>
      <w:t xml:space="preserve">pg. </w:t>
    </w:r>
    <w:r>
      <w:rPr>
        <w:rFonts w:eastAsiaTheme="minorEastAsia"/>
      </w:rPr>
      <w:fldChar w:fldCharType="begin"/>
    </w:r>
    <w:r>
      <w:instrText xml:space="preserve"> PAGE    \* MERGEFORMAT </w:instrText>
    </w:r>
    <w:r>
      <w:rPr>
        <w:rFonts w:eastAsiaTheme="minorEastAsia"/>
      </w:rPr>
      <w:fldChar w:fldCharType="separate"/>
    </w:r>
    <w:r w:rsidR="00B1348D" w:rsidRPr="00B1348D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4CD8D4" w14:textId="77777777" w:rsidR="007D5332" w:rsidRDefault="007D5332" w:rsidP="003F1819">
      <w:pPr>
        <w:spacing w:after="0" w:line="240" w:lineRule="auto"/>
      </w:pPr>
      <w:r>
        <w:separator/>
      </w:r>
    </w:p>
  </w:footnote>
  <w:footnote w:type="continuationSeparator" w:id="0">
    <w:p w14:paraId="75E3DE62" w14:textId="77777777" w:rsidR="007D5332" w:rsidRDefault="007D5332" w:rsidP="003F1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0005F2" w14:textId="1E1F4720" w:rsidR="003F1819" w:rsidRDefault="007D5332">
    <w:pPr>
      <w:pStyle w:val="Header"/>
    </w:pPr>
    <w:sdt>
      <w:sdtPr>
        <w:id w:val="401030953"/>
        <w:docPartObj>
          <w:docPartGallery w:val="Watermarks"/>
          <w:docPartUnique/>
        </w:docPartObj>
      </w:sdtPr>
      <w:sdtEndPr/>
      <w:sdtContent>
        <w:r w:rsidR="0053763B">
          <w:rPr>
            <w:noProof/>
          </w:rPr>
          <w:drawing>
            <wp:anchor distT="0" distB="0" distL="114300" distR="114300" simplePos="0" relativeHeight="251661312" behindDoc="1" locked="0" layoutInCell="1" allowOverlap="1" wp14:anchorId="1DFDDF66" wp14:editId="2F700D05">
              <wp:simplePos x="0" y="0"/>
              <wp:positionH relativeFrom="margin">
                <wp:posOffset>5059680</wp:posOffset>
              </wp:positionH>
              <wp:positionV relativeFrom="margin">
                <wp:posOffset>7208520</wp:posOffset>
              </wp:positionV>
              <wp:extent cx="1587500" cy="1587500"/>
              <wp:effectExtent l="0" t="0" r="0" b="0"/>
              <wp:wrapSquare wrapText="bothSides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UE4Logo.png"/>
                      <pic:cNvPicPr/>
                    </pic:nvPicPr>
                    <pic:blipFill>
                      <a:blip r:embed="rId1" cstate="print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1587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="0094475B">
      <w:t>Tutorial 06</w:t>
    </w:r>
    <w:r w:rsidR="0094475B">
      <w:tab/>
    </w:r>
    <w:r w:rsidR="0094475B">
      <w:tab/>
      <w:t>Developing AI in Games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456FA" w14:textId="77777777" w:rsidR="003F1819" w:rsidRDefault="003F1819">
    <w:pPr>
      <w:pStyle w:val="Header"/>
    </w:pPr>
    <w:r>
      <w:rPr>
        <w:noProof/>
      </w:rPr>
      <w:drawing>
        <wp:anchor distT="0" distB="0" distL="114300" distR="114300" simplePos="0" relativeHeight="251659264" behindDoc="1" locked="1" layoutInCell="1" allowOverlap="1" wp14:anchorId="0B94B49D" wp14:editId="62E190DF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8084820" cy="1021334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E4Background_Updat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84820" cy="10213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AA23C" w14:textId="77777777" w:rsidR="00E613C0" w:rsidRDefault="00E613C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F58B4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772DB"/>
    <w:multiLevelType w:val="hybridMultilevel"/>
    <w:tmpl w:val="A2041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53D05"/>
    <w:multiLevelType w:val="hybridMultilevel"/>
    <w:tmpl w:val="3E6C1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A2BCD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74355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D03C4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473F0"/>
    <w:multiLevelType w:val="hybridMultilevel"/>
    <w:tmpl w:val="B67C4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214B1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C678B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46606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142D3A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421C1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A70F34"/>
    <w:multiLevelType w:val="hybridMultilevel"/>
    <w:tmpl w:val="043CF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E2C2A"/>
    <w:multiLevelType w:val="hybridMultilevel"/>
    <w:tmpl w:val="FDA2F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BF635E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416283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24D1A"/>
    <w:multiLevelType w:val="hybridMultilevel"/>
    <w:tmpl w:val="3DEA9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2"/>
  </w:num>
  <w:num w:numId="10">
    <w:abstractNumId w:val="2"/>
  </w:num>
  <w:num w:numId="11">
    <w:abstractNumId w:val="8"/>
  </w:num>
  <w:num w:numId="12">
    <w:abstractNumId w:val="15"/>
  </w:num>
  <w:num w:numId="13">
    <w:abstractNumId w:val="14"/>
  </w:num>
  <w:num w:numId="14">
    <w:abstractNumId w:val="4"/>
  </w:num>
  <w:num w:numId="15">
    <w:abstractNumId w:val="3"/>
  </w:num>
  <w:num w:numId="16">
    <w:abstractNumId w:val="5"/>
  </w:num>
  <w:num w:numId="17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 Murphy (Offsite Contractor)">
    <w15:presenceInfo w15:providerId="AD" w15:userId="S-1-5-21-2013470684-2388533129-2312767879-261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G2sLA0MzAyMTa3NLNQ0lEKTi0uzszPAykwrAUA23cHeywAAAA="/>
  </w:docVars>
  <w:rsids>
    <w:rsidRoot w:val="00E57095"/>
    <w:rsid w:val="00000CD1"/>
    <w:rsid w:val="00035AC0"/>
    <w:rsid w:val="00046A8F"/>
    <w:rsid w:val="00061B38"/>
    <w:rsid w:val="000925C1"/>
    <w:rsid w:val="000E08AF"/>
    <w:rsid w:val="00116FBA"/>
    <w:rsid w:val="00127728"/>
    <w:rsid w:val="0014044D"/>
    <w:rsid w:val="0016033B"/>
    <w:rsid w:val="00160CED"/>
    <w:rsid w:val="00162D65"/>
    <w:rsid w:val="001724C1"/>
    <w:rsid w:val="00176A4E"/>
    <w:rsid w:val="001A09EF"/>
    <w:rsid w:val="001A76AB"/>
    <w:rsid w:val="001B17F6"/>
    <w:rsid w:val="001C5947"/>
    <w:rsid w:val="001F76B2"/>
    <w:rsid w:val="00204E04"/>
    <w:rsid w:val="00206510"/>
    <w:rsid w:val="0023629B"/>
    <w:rsid w:val="002371C1"/>
    <w:rsid w:val="00242947"/>
    <w:rsid w:val="00247CCE"/>
    <w:rsid w:val="002955F4"/>
    <w:rsid w:val="00296BCF"/>
    <w:rsid w:val="002B0318"/>
    <w:rsid w:val="002B2AF3"/>
    <w:rsid w:val="002D3D2A"/>
    <w:rsid w:val="002E0736"/>
    <w:rsid w:val="002E6874"/>
    <w:rsid w:val="002E6992"/>
    <w:rsid w:val="002F0A25"/>
    <w:rsid w:val="002F5BF6"/>
    <w:rsid w:val="003059CB"/>
    <w:rsid w:val="00344FF2"/>
    <w:rsid w:val="003B23DB"/>
    <w:rsid w:val="003D4386"/>
    <w:rsid w:val="003F1819"/>
    <w:rsid w:val="004411F9"/>
    <w:rsid w:val="004440F4"/>
    <w:rsid w:val="004574EE"/>
    <w:rsid w:val="00460D2B"/>
    <w:rsid w:val="00463183"/>
    <w:rsid w:val="004716AC"/>
    <w:rsid w:val="00474047"/>
    <w:rsid w:val="00474579"/>
    <w:rsid w:val="004750F0"/>
    <w:rsid w:val="00482E80"/>
    <w:rsid w:val="004858D7"/>
    <w:rsid w:val="004877EB"/>
    <w:rsid w:val="00495F93"/>
    <w:rsid w:val="004A4F88"/>
    <w:rsid w:val="004B4B32"/>
    <w:rsid w:val="004B6261"/>
    <w:rsid w:val="004F609A"/>
    <w:rsid w:val="00502352"/>
    <w:rsid w:val="0050667F"/>
    <w:rsid w:val="0053763B"/>
    <w:rsid w:val="005800E4"/>
    <w:rsid w:val="005864A6"/>
    <w:rsid w:val="005908DF"/>
    <w:rsid w:val="00592D41"/>
    <w:rsid w:val="005B31C3"/>
    <w:rsid w:val="005C2EFC"/>
    <w:rsid w:val="005D3E20"/>
    <w:rsid w:val="005D5A23"/>
    <w:rsid w:val="005E0293"/>
    <w:rsid w:val="005E4E68"/>
    <w:rsid w:val="00625E99"/>
    <w:rsid w:val="006315BE"/>
    <w:rsid w:val="0066204E"/>
    <w:rsid w:val="00666B24"/>
    <w:rsid w:val="006969C6"/>
    <w:rsid w:val="006B7FD3"/>
    <w:rsid w:val="006C4D1E"/>
    <w:rsid w:val="006C6173"/>
    <w:rsid w:val="006F130F"/>
    <w:rsid w:val="006F7F83"/>
    <w:rsid w:val="007034C1"/>
    <w:rsid w:val="007055B7"/>
    <w:rsid w:val="00713710"/>
    <w:rsid w:val="00745F6F"/>
    <w:rsid w:val="00750FB5"/>
    <w:rsid w:val="00753D6D"/>
    <w:rsid w:val="00762855"/>
    <w:rsid w:val="00775726"/>
    <w:rsid w:val="007B2353"/>
    <w:rsid w:val="007B4004"/>
    <w:rsid w:val="007B52AC"/>
    <w:rsid w:val="007C279A"/>
    <w:rsid w:val="007C34BA"/>
    <w:rsid w:val="007C6C6E"/>
    <w:rsid w:val="007D5332"/>
    <w:rsid w:val="007E47B0"/>
    <w:rsid w:val="007E5A3E"/>
    <w:rsid w:val="008275AC"/>
    <w:rsid w:val="008425BE"/>
    <w:rsid w:val="00863181"/>
    <w:rsid w:val="00882CC8"/>
    <w:rsid w:val="00890A23"/>
    <w:rsid w:val="00893A70"/>
    <w:rsid w:val="008C1D63"/>
    <w:rsid w:val="008C202D"/>
    <w:rsid w:val="008C347B"/>
    <w:rsid w:val="008C58D9"/>
    <w:rsid w:val="008F3D55"/>
    <w:rsid w:val="00904AC1"/>
    <w:rsid w:val="00906112"/>
    <w:rsid w:val="00906868"/>
    <w:rsid w:val="00934B4C"/>
    <w:rsid w:val="00940039"/>
    <w:rsid w:val="0094475B"/>
    <w:rsid w:val="009548EC"/>
    <w:rsid w:val="00962DCE"/>
    <w:rsid w:val="00964BCC"/>
    <w:rsid w:val="00981C48"/>
    <w:rsid w:val="009846C5"/>
    <w:rsid w:val="009943BE"/>
    <w:rsid w:val="009A1CCB"/>
    <w:rsid w:val="009B700B"/>
    <w:rsid w:val="009C37CD"/>
    <w:rsid w:val="009D15F9"/>
    <w:rsid w:val="009D1B3A"/>
    <w:rsid w:val="009D46A2"/>
    <w:rsid w:val="009F5C14"/>
    <w:rsid w:val="00A015E9"/>
    <w:rsid w:val="00A02154"/>
    <w:rsid w:val="00A06464"/>
    <w:rsid w:val="00A10A71"/>
    <w:rsid w:val="00A264F0"/>
    <w:rsid w:val="00A5792B"/>
    <w:rsid w:val="00A76E3C"/>
    <w:rsid w:val="00A90752"/>
    <w:rsid w:val="00A94FB2"/>
    <w:rsid w:val="00AA3D7B"/>
    <w:rsid w:val="00AB0BEF"/>
    <w:rsid w:val="00AE0C65"/>
    <w:rsid w:val="00AE24A7"/>
    <w:rsid w:val="00AF15A0"/>
    <w:rsid w:val="00B10FE8"/>
    <w:rsid w:val="00B11DD0"/>
    <w:rsid w:val="00B12C79"/>
    <w:rsid w:val="00B1348D"/>
    <w:rsid w:val="00B158D7"/>
    <w:rsid w:val="00B70418"/>
    <w:rsid w:val="00B73514"/>
    <w:rsid w:val="00BA0296"/>
    <w:rsid w:val="00BC56BF"/>
    <w:rsid w:val="00BC738F"/>
    <w:rsid w:val="00BF6EE6"/>
    <w:rsid w:val="00C12F68"/>
    <w:rsid w:val="00C36941"/>
    <w:rsid w:val="00C37C28"/>
    <w:rsid w:val="00C56757"/>
    <w:rsid w:val="00C62A7F"/>
    <w:rsid w:val="00C7116A"/>
    <w:rsid w:val="00C92999"/>
    <w:rsid w:val="00CB26D1"/>
    <w:rsid w:val="00CF7782"/>
    <w:rsid w:val="00D15053"/>
    <w:rsid w:val="00D22641"/>
    <w:rsid w:val="00D346D4"/>
    <w:rsid w:val="00D45BF2"/>
    <w:rsid w:val="00D574CC"/>
    <w:rsid w:val="00D57705"/>
    <w:rsid w:val="00D606FB"/>
    <w:rsid w:val="00D654EF"/>
    <w:rsid w:val="00D735DD"/>
    <w:rsid w:val="00D76AE0"/>
    <w:rsid w:val="00D965BE"/>
    <w:rsid w:val="00DB0F35"/>
    <w:rsid w:val="00DC230F"/>
    <w:rsid w:val="00DD6FE0"/>
    <w:rsid w:val="00DE4913"/>
    <w:rsid w:val="00DE7423"/>
    <w:rsid w:val="00E1063C"/>
    <w:rsid w:val="00E106ED"/>
    <w:rsid w:val="00E3699D"/>
    <w:rsid w:val="00E4539E"/>
    <w:rsid w:val="00E52973"/>
    <w:rsid w:val="00E57095"/>
    <w:rsid w:val="00E613C0"/>
    <w:rsid w:val="00E75D00"/>
    <w:rsid w:val="00E771A2"/>
    <w:rsid w:val="00E8162D"/>
    <w:rsid w:val="00E94E6F"/>
    <w:rsid w:val="00ED16DD"/>
    <w:rsid w:val="00EE26A1"/>
    <w:rsid w:val="00EE6E93"/>
    <w:rsid w:val="00F0623B"/>
    <w:rsid w:val="00F21ED6"/>
    <w:rsid w:val="00F23800"/>
    <w:rsid w:val="00F33D3C"/>
    <w:rsid w:val="00F727EE"/>
    <w:rsid w:val="00F80479"/>
    <w:rsid w:val="00F94689"/>
    <w:rsid w:val="00F96953"/>
    <w:rsid w:val="00FC650D"/>
    <w:rsid w:val="00FC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D7AAB"/>
  <w15:docId w15:val="{482BC7B3-361D-434B-B2AE-4985E53F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79A"/>
  </w:style>
  <w:style w:type="paragraph" w:styleId="Heading1">
    <w:name w:val="heading 1"/>
    <w:basedOn w:val="Normal"/>
    <w:next w:val="Normal"/>
    <w:link w:val="Heading1Char"/>
    <w:uiPriority w:val="9"/>
    <w:qFormat/>
    <w:rsid w:val="005C2EFC"/>
    <w:pPr>
      <w:pageBreakBefore/>
      <w:outlineLvl w:val="0"/>
    </w:pPr>
    <w:rPr>
      <w:rFonts w:asciiTheme="majorHAnsi" w:hAnsiTheme="majorHAnsi" w:cstheme="majorHAnsi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5F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F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819"/>
  </w:style>
  <w:style w:type="paragraph" w:styleId="Footer">
    <w:name w:val="footer"/>
    <w:basedOn w:val="Normal"/>
    <w:link w:val="Foot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819"/>
  </w:style>
  <w:style w:type="paragraph" w:styleId="Title">
    <w:name w:val="Title"/>
    <w:basedOn w:val="Normal"/>
    <w:next w:val="Normal"/>
    <w:link w:val="TitleChar"/>
    <w:uiPriority w:val="10"/>
    <w:qFormat/>
    <w:rsid w:val="00753D6D"/>
    <w:pPr>
      <w:spacing w:after="0" w:line="240" w:lineRule="auto"/>
      <w:contextualSpacing/>
      <w:jc w:val="center"/>
    </w:pPr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753D6D"/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paragraph" w:styleId="ListParagraph">
    <w:name w:val="List Paragraph"/>
    <w:basedOn w:val="Normal"/>
    <w:uiPriority w:val="34"/>
    <w:qFormat/>
    <w:rsid w:val="00E613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2EFC"/>
    <w:rPr>
      <w:rFonts w:asciiTheme="majorHAnsi" w:hAnsiTheme="majorHAnsi" w:cstheme="majorHAnsi"/>
      <w:sz w:val="96"/>
      <w:szCs w:val="96"/>
    </w:rPr>
  </w:style>
  <w:style w:type="paragraph" w:styleId="Subtitle">
    <w:name w:val="Subtitle"/>
    <w:basedOn w:val="Title"/>
    <w:next w:val="Normal"/>
    <w:link w:val="SubtitleChar"/>
    <w:uiPriority w:val="11"/>
    <w:qFormat/>
    <w:rsid w:val="00753D6D"/>
    <w:rPr>
      <w:color w:val="767171" w:themeColor="background2" w:themeShade="80"/>
      <w:sz w:val="96"/>
    </w:rPr>
  </w:style>
  <w:style w:type="character" w:customStyle="1" w:styleId="SubtitleChar">
    <w:name w:val="Subtitle Char"/>
    <w:basedOn w:val="DefaultParagraphFont"/>
    <w:link w:val="Subtitle"/>
    <w:uiPriority w:val="11"/>
    <w:rsid w:val="00753D6D"/>
    <w:rPr>
      <w:rFonts w:asciiTheme="majorHAnsi" w:eastAsiaTheme="majorEastAsia" w:hAnsiTheme="majorHAnsi" w:cstheme="majorHAnsi"/>
      <w:color w:val="767171" w:themeColor="background2" w:themeShade="80"/>
      <w:spacing w:val="-10"/>
      <w:kern w:val="28"/>
      <w:sz w:val="96"/>
      <w:szCs w:val="120"/>
    </w:rPr>
  </w:style>
  <w:style w:type="paragraph" w:styleId="TOCHeading">
    <w:name w:val="TOC Heading"/>
    <w:basedOn w:val="Heading1"/>
    <w:next w:val="Normal"/>
    <w:uiPriority w:val="39"/>
    <w:unhideWhenUsed/>
    <w:qFormat/>
    <w:rsid w:val="00962DCE"/>
    <w:pPr>
      <w:spacing w:after="240"/>
      <w:outlineLvl w:val="9"/>
    </w:pPr>
    <w:rPr>
      <w:sz w:val="52"/>
    </w:rPr>
  </w:style>
  <w:style w:type="paragraph" w:styleId="TOC1">
    <w:name w:val="toc 1"/>
    <w:basedOn w:val="Normal"/>
    <w:next w:val="Normal"/>
    <w:autoRedefine/>
    <w:uiPriority w:val="39"/>
    <w:unhideWhenUsed/>
    <w:rsid w:val="00116FB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6FB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6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955F4"/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55F4"/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7F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7F83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2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7E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015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15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15E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15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15E9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F68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C2936-F5C1-4544-A52E-310E37764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11</Pages>
  <Words>1529</Words>
  <Characters>8719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Melanie Nikdel</dc:creator>
  <cp:lastModifiedBy>Chris Murphy (Offsite Contractor)</cp:lastModifiedBy>
  <cp:revision>65</cp:revision>
  <cp:lastPrinted>2017-07-27T22:51:00Z</cp:lastPrinted>
  <dcterms:created xsi:type="dcterms:W3CDTF">2018-01-10T17:30:00Z</dcterms:created>
  <dcterms:modified xsi:type="dcterms:W3CDTF">2018-03-10T03:42:00Z</dcterms:modified>
</cp:coreProperties>
</file>